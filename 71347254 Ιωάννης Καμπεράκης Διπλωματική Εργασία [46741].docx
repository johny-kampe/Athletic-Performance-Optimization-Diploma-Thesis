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7A36D4C2"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1D2CAC" w:rsidRPr="00EC2EC2">
        <w:rPr>
          <w:rFonts w:ascii="Arial" w:hAnsi="Arial" w:cs="Arial"/>
          <w:b/>
          <w:bCs/>
          <w:color w:val="000000"/>
          <w:sz w:val="24"/>
          <w:szCs w:val="24"/>
        </w:rPr>
        <w:t>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826605"/>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826606"/>
      <w:r w:rsidRPr="00DE266B">
        <w:rPr>
          <w:rFonts w:ascii="Arial" w:hAnsi="Arial" w:cs="Arial"/>
          <w:b/>
          <w:bCs/>
          <w:color w:val="auto"/>
          <w:sz w:val="28"/>
          <w:szCs w:val="28"/>
          <w:lang w:val="en-US"/>
        </w:rPr>
        <w:lastRenderedPageBreak/>
        <w:t>ABSTRACT</w:t>
      </w:r>
      <w:bookmarkEnd w:id="1"/>
    </w:p>
    <w:p w14:paraId="33FE1CE9" w14:textId="779AF77F" w:rsidR="00B277F1" w:rsidRPr="00B277F1" w:rsidRDefault="007778EA" w:rsidP="00B277F1">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4328FC69"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term Artificial Intelligence has become known throughout the world. We hear constantly about smart phones, smart homes, smart TVs and generally from devices and computer systems that provide intelligent services. However, it is not fully understood that the title "smart" that has now been given to devices, is mainly due to the development of Artificial Intelligence and its integration into everyday life.</w:t>
      </w:r>
      <w:r>
        <w:rPr>
          <w:rFonts w:ascii="Arial" w:hAnsi="Arial" w:cs="Arial"/>
          <w:color w:val="000000"/>
          <w:sz w:val="24"/>
          <w:szCs w:val="24"/>
          <w:lang w:val="en-US"/>
        </w:rPr>
        <w:t xml:space="preserve"> </w:t>
      </w:r>
    </w:p>
    <w:p w14:paraId="5FACE44E"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capabilities of Artificial Intelligence and the areas that can be used are constantly increasing. We are in a time where scientists are realizing the prospects and convenience that smart devices can provide us, which is why intensive production of intelligent computing systems and the creation of software that learns from the data produced daily has begun.</w:t>
      </w:r>
      <w:r>
        <w:rPr>
          <w:rFonts w:ascii="Arial" w:hAnsi="Arial" w:cs="Arial"/>
          <w:color w:val="000000"/>
          <w:sz w:val="24"/>
          <w:szCs w:val="24"/>
          <w:lang w:val="en-US"/>
        </w:rPr>
        <w:t xml:space="preserve"> </w:t>
      </w:r>
    </w:p>
    <w:p w14:paraId="7BC5CCC2" w14:textId="000BCC65" w:rsidR="003E09DF"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As part of this dissertation, a model is created using Machine Learning and Computer Vision algorithms, which is trained based on a set of free-shooting videos of a person A and a person B which feeds his video to the model to see if it is the technique of his free throw is correct according to the technique of A.</w:t>
      </w:r>
    </w:p>
    <w:p w14:paraId="78466C03" w14:textId="40AAA21B" w:rsidR="00B277F1" w:rsidRDefault="00B277F1" w:rsidP="00B277F1">
      <w:pPr>
        <w:spacing w:after="0" w:line="360" w:lineRule="auto"/>
        <w:jc w:val="both"/>
        <w:rPr>
          <w:lang w:val="en-US"/>
        </w:rPr>
      </w:pPr>
    </w:p>
    <w:p w14:paraId="6D19B8C0" w14:textId="77777777" w:rsidR="00B277F1" w:rsidRPr="00B277F1" w:rsidRDefault="00B277F1" w:rsidP="00B277F1">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57FF32DE" w:rsidR="003B3ACF" w:rsidRDefault="003B3ACF" w:rsidP="003B3ACF">
      <w:pPr>
        <w:spacing w:after="0" w:line="360" w:lineRule="auto"/>
        <w:rPr>
          <w:rFonts w:ascii="Arial" w:hAnsi="Arial" w:cs="Arial"/>
          <w:sz w:val="24"/>
          <w:szCs w:val="24"/>
          <w:lang w:val="en-US"/>
        </w:rPr>
      </w:pPr>
    </w:p>
    <w:p w14:paraId="744F4F14" w14:textId="2199A9B4" w:rsidR="00791E37" w:rsidRDefault="00791E37" w:rsidP="003B3ACF">
      <w:pPr>
        <w:spacing w:after="0" w:line="360" w:lineRule="auto"/>
        <w:rPr>
          <w:rFonts w:ascii="Arial" w:hAnsi="Arial" w:cs="Arial"/>
          <w:sz w:val="24"/>
          <w:szCs w:val="24"/>
          <w:lang w:val="en-US"/>
        </w:rPr>
      </w:pPr>
    </w:p>
    <w:p w14:paraId="1F10268D" w14:textId="49A39FA0" w:rsidR="00791E37" w:rsidRDefault="00791E37" w:rsidP="003B3ACF">
      <w:pPr>
        <w:spacing w:after="0" w:line="360" w:lineRule="auto"/>
        <w:rPr>
          <w:rFonts w:ascii="Arial" w:hAnsi="Arial" w:cs="Arial"/>
          <w:sz w:val="24"/>
          <w:szCs w:val="24"/>
          <w:lang w:val="en-US"/>
        </w:rPr>
      </w:pPr>
    </w:p>
    <w:p w14:paraId="252FA401" w14:textId="2FB37CE7" w:rsidR="00791E37" w:rsidRDefault="00791E37" w:rsidP="003B3ACF">
      <w:pPr>
        <w:spacing w:after="0" w:line="360" w:lineRule="auto"/>
        <w:rPr>
          <w:rFonts w:ascii="Arial" w:hAnsi="Arial" w:cs="Arial"/>
          <w:sz w:val="24"/>
          <w:szCs w:val="24"/>
          <w:lang w:val="en-US"/>
        </w:rPr>
      </w:pPr>
    </w:p>
    <w:p w14:paraId="13CB68C9" w14:textId="77777777" w:rsidR="00791E37" w:rsidRPr="001927FA" w:rsidRDefault="00791E37"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5156478A" w14:textId="01397C7B" w:rsidR="001D15FE" w:rsidRPr="006E790C" w:rsidRDefault="006557E3" w:rsidP="006E790C">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314BEDA7" w14:textId="058ACB65" w:rsidR="00923BED"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826605" w:history="1">
            <w:r w:rsidR="00923BED" w:rsidRPr="007768A9">
              <w:rPr>
                <w:rStyle w:val="Hyperlink"/>
                <w:rFonts w:ascii="Arial" w:hAnsi="Arial" w:cs="Arial"/>
                <w:b/>
                <w:bCs/>
                <w:noProof/>
              </w:rPr>
              <w:t>ΠΕΡΙΛΗΨΗ</w:t>
            </w:r>
            <w:r w:rsidR="00923BED">
              <w:rPr>
                <w:noProof/>
                <w:webHidden/>
              </w:rPr>
              <w:tab/>
            </w:r>
            <w:r w:rsidR="00923BED">
              <w:rPr>
                <w:noProof/>
                <w:webHidden/>
              </w:rPr>
              <w:fldChar w:fldCharType="begin"/>
            </w:r>
            <w:r w:rsidR="00923BED">
              <w:rPr>
                <w:noProof/>
                <w:webHidden/>
              </w:rPr>
              <w:instrText xml:space="preserve"> PAGEREF _Toc97826605 \h </w:instrText>
            </w:r>
            <w:r w:rsidR="00923BED">
              <w:rPr>
                <w:noProof/>
                <w:webHidden/>
              </w:rPr>
            </w:r>
            <w:r w:rsidR="00923BED">
              <w:rPr>
                <w:noProof/>
                <w:webHidden/>
              </w:rPr>
              <w:fldChar w:fldCharType="separate"/>
            </w:r>
            <w:r w:rsidR="00923BED">
              <w:rPr>
                <w:noProof/>
                <w:webHidden/>
              </w:rPr>
              <w:t>8</w:t>
            </w:r>
            <w:r w:rsidR="00923BED">
              <w:rPr>
                <w:noProof/>
                <w:webHidden/>
              </w:rPr>
              <w:fldChar w:fldCharType="end"/>
            </w:r>
          </w:hyperlink>
        </w:p>
        <w:p w14:paraId="48E8DCF6" w14:textId="69CD0A90" w:rsidR="00923BED" w:rsidRDefault="005169A6">
          <w:pPr>
            <w:pStyle w:val="TOC1"/>
            <w:tabs>
              <w:tab w:val="right" w:leader="dot" w:pos="8732"/>
            </w:tabs>
            <w:rPr>
              <w:rFonts w:asciiTheme="minorHAnsi" w:eastAsiaTheme="minorEastAsia" w:hAnsiTheme="minorHAnsi" w:cstheme="minorBidi"/>
              <w:noProof/>
              <w:lang w:eastAsia="el-GR"/>
            </w:rPr>
          </w:pPr>
          <w:hyperlink w:anchor="_Toc97826606" w:history="1">
            <w:r w:rsidR="00923BED" w:rsidRPr="007768A9">
              <w:rPr>
                <w:rStyle w:val="Hyperlink"/>
                <w:rFonts w:ascii="Arial" w:hAnsi="Arial" w:cs="Arial"/>
                <w:b/>
                <w:bCs/>
                <w:noProof/>
                <w:lang w:val="en-US"/>
              </w:rPr>
              <w:t>ABSTRACT</w:t>
            </w:r>
            <w:r w:rsidR="00923BED">
              <w:rPr>
                <w:noProof/>
                <w:webHidden/>
              </w:rPr>
              <w:tab/>
            </w:r>
            <w:r w:rsidR="00923BED">
              <w:rPr>
                <w:noProof/>
                <w:webHidden/>
              </w:rPr>
              <w:fldChar w:fldCharType="begin"/>
            </w:r>
            <w:r w:rsidR="00923BED">
              <w:rPr>
                <w:noProof/>
                <w:webHidden/>
              </w:rPr>
              <w:instrText xml:space="preserve"> PAGEREF _Toc97826606 \h </w:instrText>
            </w:r>
            <w:r w:rsidR="00923BED">
              <w:rPr>
                <w:noProof/>
                <w:webHidden/>
              </w:rPr>
            </w:r>
            <w:r w:rsidR="00923BED">
              <w:rPr>
                <w:noProof/>
                <w:webHidden/>
              </w:rPr>
              <w:fldChar w:fldCharType="separate"/>
            </w:r>
            <w:r w:rsidR="00923BED">
              <w:rPr>
                <w:noProof/>
                <w:webHidden/>
              </w:rPr>
              <w:t>9</w:t>
            </w:r>
            <w:r w:rsidR="00923BED">
              <w:rPr>
                <w:noProof/>
                <w:webHidden/>
              </w:rPr>
              <w:fldChar w:fldCharType="end"/>
            </w:r>
          </w:hyperlink>
        </w:p>
        <w:p w14:paraId="2871932C" w14:textId="6E37EF72" w:rsidR="00923BED" w:rsidRDefault="005169A6">
          <w:pPr>
            <w:pStyle w:val="TOC1"/>
            <w:tabs>
              <w:tab w:val="right" w:leader="dot" w:pos="8732"/>
            </w:tabs>
            <w:rPr>
              <w:rFonts w:asciiTheme="minorHAnsi" w:eastAsiaTheme="minorEastAsia" w:hAnsiTheme="minorHAnsi" w:cstheme="minorBidi"/>
              <w:noProof/>
              <w:lang w:eastAsia="el-GR"/>
            </w:rPr>
          </w:pPr>
          <w:hyperlink w:anchor="_Toc97826607" w:history="1">
            <w:r w:rsidR="00923BED" w:rsidRPr="007768A9">
              <w:rPr>
                <w:rStyle w:val="Hyperlink"/>
                <w:rFonts w:ascii="Arial" w:hAnsi="Arial" w:cs="Arial"/>
                <w:b/>
                <w:bCs/>
                <w:noProof/>
              </w:rPr>
              <w:t>ΕΙΣΑΓΩΓΗ</w:t>
            </w:r>
            <w:r w:rsidR="00923BED">
              <w:rPr>
                <w:noProof/>
                <w:webHidden/>
              </w:rPr>
              <w:tab/>
            </w:r>
            <w:r w:rsidR="00923BED">
              <w:rPr>
                <w:noProof/>
                <w:webHidden/>
              </w:rPr>
              <w:fldChar w:fldCharType="begin"/>
            </w:r>
            <w:r w:rsidR="00923BED">
              <w:rPr>
                <w:noProof/>
                <w:webHidden/>
              </w:rPr>
              <w:instrText xml:space="preserve"> PAGEREF _Toc97826607 \h </w:instrText>
            </w:r>
            <w:r w:rsidR="00923BED">
              <w:rPr>
                <w:noProof/>
                <w:webHidden/>
              </w:rPr>
            </w:r>
            <w:r w:rsidR="00923BED">
              <w:rPr>
                <w:noProof/>
                <w:webHidden/>
              </w:rPr>
              <w:fldChar w:fldCharType="separate"/>
            </w:r>
            <w:r w:rsidR="00923BED">
              <w:rPr>
                <w:noProof/>
                <w:webHidden/>
              </w:rPr>
              <w:t>13</w:t>
            </w:r>
            <w:r w:rsidR="00923BED">
              <w:rPr>
                <w:noProof/>
                <w:webHidden/>
              </w:rPr>
              <w:fldChar w:fldCharType="end"/>
            </w:r>
          </w:hyperlink>
        </w:p>
        <w:p w14:paraId="2827D59A" w14:textId="2564A073" w:rsidR="00923BED" w:rsidRDefault="005169A6">
          <w:pPr>
            <w:pStyle w:val="TOC1"/>
            <w:tabs>
              <w:tab w:val="right" w:leader="dot" w:pos="8732"/>
            </w:tabs>
            <w:rPr>
              <w:rFonts w:asciiTheme="minorHAnsi" w:eastAsiaTheme="minorEastAsia" w:hAnsiTheme="minorHAnsi" w:cstheme="minorBidi"/>
              <w:noProof/>
              <w:lang w:eastAsia="el-GR"/>
            </w:rPr>
          </w:pPr>
          <w:hyperlink w:anchor="_Toc97826608" w:history="1">
            <w:r w:rsidR="00923BED" w:rsidRPr="007768A9">
              <w:rPr>
                <w:rStyle w:val="Hyperlink"/>
                <w:rFonts w:ascii="Arial" w:hAnsi="Arial" w:cs="Arial"/>
                <w:b/>
                <w:bCs/>
                <w:noProof/>
              </w:rPr>
              <w:t>ΤΕΧΝΗΤΗ ΝΟΗΜΟΣΥΝΗ</w:t>
            </w:r>
            <w:r w:rsidR="00923BED">
              <w:rPr>
                <w:noProof/>
                <w:webHidden/>
              </w:rPr>
              <w:tab/>
            </w:r>
            <w:r w:rsidR="00923BED">
              <w:rPr>
                <w:noProof/>
                <w:webHidden/>
              </w:rPr>
              <w:fldChar w:fldCharType="begin"/>
            </w:r>
            <w:r w:rsidR="00923BED">
              <w:rPr>
                <w:noProof/>
                <w:webHidden/>
              </w:rPr>
              <w:instrText xml:space="preserve"> PAGEREF _Toc97826608 \h </w:instrText>
            </w:r>
            <w:r w:rsidR="00923BED">
              <w:rPr>
                <w:noProof/>
                <w:webHidden/>
              </w:rPr>
            </w:r>
            <w:r w:rsidR="00923BED">
              <w:rPr>
                <w:noProof/>
                <w:webHidden/>
              </w:rPr>
              <w:fldChar w:fldCharType="separate"/>
            </w:r>
            <w:r w:rsidR="00923BED">
              <w:rPr>
                <w:noProof/>
                <w:webHidden/>
              </w:rPr>
              <w:t>15</w:t>
            </w:r>
            <w:r w:rsidR="00923BED">
              <w:rPr>
                <w:noProof/>
                <w:webHidden/>
              </w:rPr>
              <w:fldChar w:fldCharType="end"/>
            </w:r>
          </w:hyperlink>
        </w:p>
        <w:p w14:paraId="1B3A4DE3" w14:textId="0B43C6EA" w:rsidR="00923BED" w:rsidRDefault="005169A6">
          <w:pPr>
            <w:pStyle w:val="TOC2"/>
            <w:rPr>
              <w:rFonts w:asciiTheme="minorHAnsi" w:eastAsiaTheme="minorEastAsia" w:hAnsiTheme="minorHAnsi" w:cstheme="minorBidi"/>
              <w:sz w:val="22"/>
              <w:szCs w:val="22"/>
              <w:lang w:eastAsia="el-GR"/>
            </w:rPr>
          </w:pPr>
          <w:hyperlink w:anchor="_Toc97826609" w:history="1">
            <w:r w:rsidR="00923BED" w:rsidRPr="007768A9">
              <w:rPr>
                <w:rStyle w:val="Hyperlink"/>
                <w:rFonts w:ascii="Arial" w:hAnsi="Arial" w:cs="Arial"/>
              </w:rPr>
              <w:t>2.1 Ορισμός της Τεχνητής Νοημοσύνης</w:t>
            </w:r>
            <w:r w:rsidR="00923BED">
              <w:rPr>
                <w:webHidden/>
              </w:rPr>
              <w:tab/>
            </w:r>
            <w:r w:rsidR="00923BED">
              <w:rPr>
                <w:webHidden/>
              </w:rPr>
              <w:fldChar w:fldCharType="begin"/>
            </w:r>
            <w:r w:rsidR="00923BED">
              <w:rPr>
                <w:webHidden/>
              </w:rPr>
              <w:instrText xml:space="preserve"> PAGEREF _Toc97826609 \h </w:instrText>
            </w:r>
            <w:r w:rsidR="00923BED">
              <w:rPr>
                <w:webHidden/>
              </w:rPr>
            </w:r>
            <w:r w:rsidR="00923BED">
              <w:rPr>
                <w:webHidden/>
              </w:rPr>
              <w:fldChar w:fldCharType="separate"/>
            </w:r>
            <w:r w:rsidR="00923BED">
              <w:rPr>
                <w:webHidden/>
              </w:rPr>
              <w:t>15</w:t>
            </w:r>
            <w:r w:rsidR="00923BED">
              <w:rPr>
                <w:webHidden/>
              </w:rPr>
              <w:fldChar w:fldCharType="end"/>
            </w:r>
          </w:hyperlink>
        </w:p>
        <w:p w14:paraId="26CAC83F" w14:textId="04FF9034" w:rsidR="00923BED" w:rsidRDefault="005169A6">
          <w:pPr>
            <w:pStyle w:val="TOC2"/>
            <w:rPr>
              <w:rFonts w:asciiTheme="minorHAnsi" w:eastAsiaTheme="minorEastAsia" w:hAnsiTheme="minorHAnsi" w:cstheme="minorBidi"/>
              <w:sz w:val="22"/>
              <w:szCs w:val="22"/>
              <w:lang w:eastAsia="el-GR"/>
            </w:rPr>
          </w:pPr>
          <w:hyperlink w:anchor="_Toc97826610" w:history="1">
            <w:r w:rsidR="00923BED" w:rsidRPr="007768A9">
              <w:rPr>
                <w:rStyle w:val="Hyperlink"/>
                <w:rFonts w:ascii="Arial" w:hAnsi="Arial" w:cs="Arial"/>
              </w:rPr>
              <w:t>2.2 Διαχωρισμός της Τεχνητής Νοημοσύνης σε υποκατηγορίες</w:t>
            </w:r>
            <w:r w:rsidR="00923BED">
              <w:rPr>
                <w:webHidden/>
              </w:rPr>
              <w:tab/>
            </w:r>
            <w:r w:rsidR="00923BED">
              <w:rPr>
                <w:webHidden/>
              </w:rPr>
              <w:fldChar w:fldCharType="begin"/>
            </w:r>
            <w:r w:rsidR="00923BED">
              <w:rPr>
                <w:webHidden/>
              </w:rPr>
              <w:instrText xml:space="preserve"> PAGEREF _Toc97826610 \h </w:instrText>
            </w:r>
            <w:r w:rsidR="00923BED">
              <w:rPr>
                <w:webHidden/>
              </w:rPr>
            </w:r>
            <w:r w:rsidR="00923BED">
              <w:rPr>
                <w:webHidden/>
              </w:rPr>
              <w:fldChar w:fldCharType="separate"/>
            </w:r>
            <w:r w:rsidR="00923BED">
              <w:rPr>
                <w:webHidden/>
              </w:rPr>
              <w:t>16</w:t>
            </w:r>
            <w:r w:rsidR="00923BED">
              <w:rPr>
                <w:webHidden/>
              </w:rPr>
              <w:fldChar w:fldCharType="end"/>
            </w:r>
          </w:hyperlink>
        </w:p>
        <w:p w14:paraId="4C70D700" w14:textId="33566A57" w:rsidR="00923BED" w:rsidRDefault="005169A6">
          <w:pPr>
            <w:pStyle w:val="TOC3"/>
            <w:tabs>
              <w:tab w:val="right" w:leader="dot" w:pos="8732"/>
            </w:tabs>
            <w:rPr>
              <w:rFonts w:asciiTheme="minorHAnsi" w:eastAsiaTheme="minorEastAsia" w:hAnsiTheme="minorHAnsi" w:cstheme="minorBidi"/>
              <w:noProof/>
              <w:lang w:eastAsia="el-GR"/>
            </w:rPr>
          </w:pPr>
          <w:hyperlink w:anchor="_Toc97826611" w:history="1">
            <w:r w:rsidR="00923BED" w:rsidRPr="007768A9">
              <w:rPr>
                <w:rStyle w:val="Hyperlink"/>
                <w:rFonts w:ascii="Arial" w:hAnsi="Arial" w:cs="Arial"/>
                <w:noProof/>
              </w:rPr>
              <w:t>2.2.1 Νευρωνικά Δίκτυα</w:t>
            </w:r>
            <w:r w:rsidR="00923BED">
              <w:rPr>
                <w:noProof/>
                <w:webHidden/>
              </w:rPr>
              <w:tab/>
            </w:r>
            <w:r w:rsidR="00923BED">
              <w:rPr>
                <w:noProof/>
                <w:webHidden/>
              </w:rPr>
              <w:fldChar w:fldCharType="begin"/>
            </w:r>
            <w:r w:rsidR="00923BED">
              <w:rPr>
                <w:noProof/>
                <w:webHidden/>
              </w:rPr>
              <w:instrText xml:space="preserve"> PAGEREF _Toc97826611 \h </w:instrText>
            </w:r>
            <w:r w:rsidR="00923BED">
              <w:rPr>
                <w:noProof/>
                <w:webHidden/>
              </w:rPr>
            </w:r>
            <w:r w:rsidR="00923BED">
              <w:rPr>
                <w:noProof/>
                <w:webHidden/>
              </w:rPr>
              <w:fldChar w:fldCharType="separate"/>
            </w:r>
            <w:r w:rsidR="00923BED">
              <w:rPr>
                <w:noProof/>
                <w:webHidden/>
              </w:rPr>
              <w:t>18</w:t>
            </w:r>
            <w:r w:rsidR="00923BED">
              <w:rPr>
                <w:noProof/>
                <w:webHidden/>
              </w:rPr>
              <w:fldChar w:fldCharType="end"/>
            </w:r>
          </w:hyperlink>
        </w:p>
        <w:p w14:paraId="1FF50B18" w14:textId="27844B29" w:rsidR="00923BED" w:rsidRDefault="005169A6">
          <w:pPr>
            <w:pStyle w:val="TOC3"/>
            <w:tabs>
              <w:tab w:val="right" w:leader="dot" w:pos="8732"/>
            </w:tabs>
            <w:rPr>
              <w:rFonts w:asciiTheme="minorHAnsi" w:eastAsiaTheme="minorEastAsia" w:hAnsiTheme="minorHAnsi" w:cstheme="minorBidi"/>
              <w:noProof/>
              <w:lang w:eastAsia="el-GR"/>
            </w:rPr>
          </w:pPr>
          <w:hyperlink w:anchor="_Toc97826612" w:history="1">
            <w:r w:rsidR="00923BED" w:rsidRPr="007768A9">
              <w:rPr>
                <w:rStyle w:val="Hyperlink"/>
                <w:rFonts w:ascii="Arial" w:hAnsi="Arial" w:cs="Arial"/>
                <w:noProof/>
              </w:rPr>
              <w:t>2.2.2 Βαθιά Μάθηση</w:t>
            </w:r>
            <w:r w:rsidR="00923BED">
              <w:rPr>
                <w:noProof/>
                <w:webHidden/>
              </w:rPr>
              <w:tab/>
            </w:r>
            <w:r w:rsidR="00923BED">
              <w:rPr>
                <w:noProof/>
                <w:webHidden/>
              </w:rPr>
              <w:fldChar w:fldCharType="begin"/>
            </w:r>
            <w:r w:rsidR="00923BED">
              <w:rPr>
                <w:noProof/>
                <w:webHidden/>
              </w:rPr>
              <w:instrText xml:space="preserve"> PAGEREF _Toc97826612 \h </w:instrText>
            </w:r>
            <w:r w:rsidR="00923BED">
              <w:rPr>
                <w:noProof/>
                <w:webHidden/>
              </w:rPr>
            </w:r>
            <w:r w:rsidR="00923BED">
              <w:rPr>
                <w:noProof/>
                <w:webHidden/>
              </w:rPr>
              <w:fldChar w:fldCharType="separate"/>
            </w:r>
            <w:r w:rsidR="00923BED">
              <w:rPr>
                <w:noProof/>
                <w:webHidden/>
              </w:rPr>
              <w:t>23</w:t>
            </w:r>
            <w:r w:rsidR="00923BED">
              <w:rPr>
                <w:noProof/>
                <w:webHidden/>
              </w:rPr>
              <w:fldChar w:fldCharType="end"/>
            </w:r>
          </w:hyperlink>
        </w:p>
        <w:p w14:paraId="16B7675F" w14:textId="6C8FC65E" w:rsidR="00923BED" w:rsidRDefault="005169A6">
          <w:pPr>
            <w:pStyle w:val="TOC3"/>
            <w:tabs>
              <w:tab w:val="right" w:leader="dot" w:pos="8732"/>
            </w:tabs>
            <w:rPr>
              <w:rFonts w:asciiTheme="minorHAnsi" w:eastAsiaTheme="minorEastAsia" w:hAnsiTheme="minorHAnsi" w:cstheme="minorBidi"/>
              <w:noProof/>
              <w:lang w:eastAsia="el-GR"/>
            </w:rPr>
          </w:pPr>
          <w:hyperlink w:anchor="_Toc97826613" w:history="1">
            <w:r w:rsidR="00923BED" w:rsidRPr="007768A9">
              <w:rPr>
                <w:rStyle w:val="Hyperlink"/>
                <w:rFonts w:ascii="Arial" w:hAnsi="Arial" w:cs="Arial"/>
                <w:noProof/>
              </w:rPr>
              <w:t>2.2.3 Επεξεργασία Φυσικής Γλώσσας</w:t>
            </w:r>
            <w:r w:rsidR="00923BED">
              <w:rPr>
                <w:noProof/>
                <w:webHidden/>
              </w:rPr>
              <w:tab/>
            </w:r>
            <w:r w:rsidR="00923BED">
              <w:rPr>
                <w:noProof/>
                <w:webHidden/>
              </w:rPr>
              <w:fldChar w:fldCharType="begin"/>
            </w:r>
            <w:r w:rsidR="00923BED">
              <w:rPr>
                <w:noProof/>
                <w:webHidden/>
              </w:rPr>
              <w:instrText xml:space="preserve"> PAGEREF _Toc97826613 \h </w:instrText>
            </w:r>
            <w:r w:rsidR="00923BED">
              <w:rPr>
                <w:noProof/>
                <w:webHidden/>
              </w:rPr>
            </w:r>
            <w:r w:rsidR="00923BED">
              <w:rPr>
                <w:noProof/>
                <w:webHidden/>
              </w:rPr>
              <w:fldChar w:fldCharType="separate"/>
            </w:r>
            <w:r w:rsidR="00923BED">
              <w:rPr>
                <w:noProof/>
                <w:webHidden/>
              </w:rPr>
              <w:t>29</w:t>
            </w:r>
            <w:r w:rsidR="00923BED">
              <w:rPr>
                <w:noProof/>
                <w:webHidden/>
              </w:rPr>
              <w:fldChar w:fldCharType="end"/>
            </w:r>
          </w:hyperlink>
        </w:p>
        <w:p w14:paraId="15055E36" w14:textId="738F957E" w:rsidR="00923BED" w:rsidRDefault="005169A6">
          <w:pPr>
            <w:pStyle w:val="TOC3"/>
            <w:tabs>
              <w:tab w:val="right" w:leader="dot" w:pos="8732"/>
            </w:tabs>
            <w:rPr>
              <w:rFonts w:asciiTheme="minorHAnsi" w:eastAsiaTheme="minorEastAsia" w:hAnsiTheme="minorHAnsi" w:cstheme="minorBidi"/>
              <w:noProof/>
              <w:lang w:eastAsia="el-GR"/>
            </w:rPr>
          </w:pPr>
          <w:hyperlink w:anchor="_Toc97826614" w:history="1">
            <w:r w:rsidR="00923BED" w:rsidRPr="007768A9">
              <w:rPr>
                <w:rStyle w:val="Hyperlink"/>
                <w:rFonts w:ascii="Arial" w:hAnsi="Arial" w:cs="Arial"/>
                <w:noProof/>
              </w:rPr>
              <w:t>2.2.4 Γνωστική Υπολογιστική</w:t>
            </w:r>
            <w:r w:rsidR="00923BED">
              <w:rPr>
                <w:noProof/>
                <w:webHidden/>
              </w:rPr>
              <w:tab/>
            </w:r>
            <w:r w:rsidR="00923BED">
              <w:rPr>
                <w:noProof/>
                <w:webHidden/>
              </w:rPr>
              <w:fldChar w:fldCharType="begin"/>
            </w:r>
            <w:r w:rsidR="00923BED">
              <w:rPr>
                <w:noProof/>
                <w:webHidden/>
              </w:rPr>
              <w:instrText xml:space="preserve"> PAGEREF _Toc97826614 \h </w:instrText>
            </w:r>
            <w:r w:rsidR="00923BED">
              <w:rPr>
                <w:noProof/>
                <w:webHidden/>
              </w:rPr>
            </w:r>
            <w:r w:rsidR="00923BED">
              <w:rPr>
                <w:noProof/>
                <w:webHidden/>
              </w:rPr>
              <w:fldChar w:fldCharType="separate"/>
            </w:r>
            <w:r w:rsidR="00923BED">
              <w:rPr>
                <w:noProof/>
                <w:webHidden/>
              </w:rPr>
              <w:t>32</w:t>
            </w:r>
            <w:r w:rsidR="00923BED">
              <w:rPr>
                <w:noProof/>
                <w:webHidden/>
              </w:rPr>
              <w:fldChar w:fldCharType="end"/>
            </w:r>
          </w:hyperlink>
        </w:p>
        <w:p w14:paraId="09FC0806" w14:textId="5C36DB57" w:rsidR="00923BED" w:rsidRDefault="005169A6">
          <w:pPr>
            <w:pStyle w:val="TOC3"/>
            <w:tabs>
              <w:tab w:val="right" w:leader="dot" w:pos="8732"/>
            </w:tabs>
            <w:rPr>
              <w:rFonts w:asciiTheme="minorHAnsi" w:eastAsiaTheme="minorEastAsia" w:hAnsiTheme="minorHAnsi" w:cstheme="minorBidi"/>
              <w:noProof/>
              <w:lang w:eastAsia="el-GR"/>
            </w:rPr>
          </w:pPr>
          <w:hyperlink w:anchor="_Toc97826615" w:history="1">
            <w:r w:rsidR="00923BED" w:rsidRPr="007768A9">
              <w:rPr>
                <w:rStyle w:val="Hyperlink"/>
                <w:rFonts w:ascii="Arial" w:hAnsi="Arial" w:cs="Arial"/>
                <w:noProof/>
              </w:rPr>
              <w:t>2.2.5 Όραση Υπολογιστών</w:t>
            </w:r>
            <w:r w:rsidR="00923BED">
              <w:rPr>
                <w:noProof/>
                <w:webHidden/>
              </w:rPr>
              <w:tab/>
            </w:r>
            <w:r w:rsidR="00923BED">
              <w:rPr>
                <w:noProof/>
                <w:webHidden/>
              </w:rPr>
              <w:fldChar w:fldCharType="begin"/>
            </w:r>
            <w:r w:rsidR="00923BED">
              <w:rPr>
                <w:noProof/>
                <w:webHidden/>
              </w:rPr>
              <w:instrText xml:space="preserve"> PAGEREF _Toc97826615 \h </w:instrText>
            </w:r>
            <w:r w:rsidR="00923BED">
              <w:rPr>
                <w:noProof/>
                <w:webHidden/>
              </w:rPr>
            </w:r>
            <w:r w:rsidR="00923BED">
              <w:rPr>
                <w:noProof/>
                <w:webHidden/>
              </w:rPr>
              <w:fldChar w:fldCharType="separate"/>
            </w:r>
            <w:r w:rsidR="00923BED">
              <w:rPr>
                <w:noProof/>
                <w:webHidden/>
              </w:rPr>
              <w:t>34</w:t>
            </w:r>
            <w:r w:rsidR="00923BED">
              <w:rPr>
                <w:noProof/>
                <w:webHidden/>
              </w:rPr>
              <w:fldChar w:fldCharType="end"/>
            </w:r>
          </w:hyperlink>
        </w:p>
        <w:p w14:paraId="24CC8FD2" w14:textId="5A964BFC" w:rsidR="00923BED" w:rsidRDefault="005169A6">
          <w:pPr>
            <w:pStyle w:val="TOC1"/>
            <w:tabs>
              <w:tab w:val="right" w:leader="dot" w:pos="8732"/>
            </w:tabs>
            <w:rPr>
              <w:rFonts w:asciiTheme="minorHAnsi" w:eastAsiaTheme="minorEastAsia" w:hAnsiTheme="minorHAnsi" w:cstheme="minorBidi"/>
              <w:noProof/>
              <w:lang w:eastAsia="el-GR"/>
            </w:rPr>
          </w:pPr>
          <w:hyperlink w:anchor="_Toc97826616" w:history="1">
            <w:r w:rsidR="00923BED" w:rsidRPr="007768A9">
              <w:rPr>
                <w:rStyle w:val="Hyperlink"/>
                <w:rFonts w:ascii="Arial" w:hAnsi="Arial" w:cs="Arial"/>
                <w:b/>
                <w:bCs/>
                <w:noProof/>
              </w:rPr>
              <w:t>ΜΗΧΑΝΙΚΗ ΜΑΘΗΣΗ</w:t>
            </w:r>
            <w:r w:rsidR="00923BED">
              <w:rPr>
                <w:noProof/>
                <w:webHidden/>
              </w:rPr>
              <w:tab/>
            </w:r>
            <w:r w:rsidR="00923BED">
              <w:rPr>
                <w:noProof/>
                <w:webHidden/>
              </w:rPr>
              <w:fldChar w:fldCharType="begin"/>
            </w:r>
            <w:r w:rsidR="00923BED">
              <w:rPr>
                <w:noProof/>
                <w:webHidden/>
              </w:rPr>
              <w:instrText xml:space="preserve"> PAGEREF _Toc97826616 \h </w:instrText>
            </w:r>
            <w:r w:rsidR="00923BED">
              <w:rPr>
                <w:noProof/>
                <w:webHidden/>
              </w:rPr>
            </w:r>
            <w:r w:rsidR="00923BED">
              <w:rPr>
                <w:noProof/>
                <w:webHidden/>
              </w:rPr>
              <w:fldChar w:fldCharType="separate"/>
            </w:r>
            <w:r w:rsidR="00923BED">
              <w:rPr>
                <w:noProof/>
                <w:webHidden/>
              </w:rPr>
              <w:t>37</w:t>
            </w:r>
            <w:r w:rsidR="00923BED">
              <w:rPr>
                <w:noProof/>
                <w:webHidden/>
              </w:rPr>
              <w:fldChar w:fldCharType="end"/>
            </w:r>
          </w:hyperlink>
        </w:p>
        <w:p w14:paraId="56B62342" w14:textId="2CD86AFF" w:rsidR="00923BED" w:rsidRDefault="005169A6">
          <w:pPr>
            <w:pStyle w:val="TOC2"/>
            <w:rPr>
              <w:rFonts w:asciiTheme="minorHAnsi" w:eastAsiaTheme="minorEastAsia" w:hAnsiTheme="minorHAnsi" w:cstheme="minorBidi"/>
              <w:sz w:val="22"/>
              <w:szCs w:val="22"/>
              <w:lang w:eastAsia="el-GR"/>
            </w:rPr>
          </w:pPr>
          <w:hyperlink w:anchor="_Toc97826617" w:history="1">
            <w:r w:rsidR="00923BED" w:rsidRPr="007768A9">
              <w:rPr>
                <w:rStyle w:val="Hyperlink"/>
                <w:rFonts w:ascii="Arial" w:hAnsi="Arial" w:cs="Arial"/>
              </w:rPr>
              <w:t>3.1 Τι είναι η Μηχανική Μάθηση</w:t>
            </w:r>
            <w:r w:rsidR="00923BED">
              <w:rPr>
                <w:webHidden/>
              </w:rPr>
              <w:tab/>
            </w:r>
            <w:r w:rsidR="00923BED">
              <w:rPr>
                <w:webHidden/>
              </w:rPr>
              <w:fldChar w:fldCharType="begin"/>
            </w:r>
            <w:r w:rsidR="00923BED">
              <w:rPr>
                <w:webHidden/>
              </w:rPr>
              <w:instrText xml:space="preserve"> PAGEREF _Toc97826617 \h </w:instrText>
            </w:r>
            <w:r w:rsidR="00923BED">
              <w:rPr>
                <w:webHidden/>
              </w:rPr>
            </w:r>
            <w:r w:rsidR="00923BED">
              <w:rPr>
                <w:webHidden/>
              </w:rPr>
              <w:fldChar w:fldCharType="separate"/>
            </w:r>
            <w:r w:rsidR="00923BED">
              <w:rPr>
                <w:webHidden/>
              </w:rPr>
              <w:t>37</w:t>
            </w:r>
            <w:r w:rsidR="00923BED">
              <w:rPr>
                <w:webHidden/>
              </w:rPr>
              <w:fldChar w:fldCharType="end"/>
            </w:r>
          </w:hyperlink>
        </w:p>
        <w:p w14:paraId="24738F1E" w14:textId="39BB5FC1" w:rsidR="00923BED" w:rsidRDefault="005169A6">
          <w:pPr>
            <w:pStyle w:val="TOC2"/>
            <w:rPr>
              <w:rFonts w:asciiTheme="minorHAnsi" w:eastAsiaTheme="minorEastAsia" w:hAnsiTheme="minorHAnsi" w:cstheme="minorBidi"/>
              <w:sz w:val="22"/>
              <w:szCs w:val="22"/>
              <w:lang w:eastAsia="el-GR"/>
            </w:rPr>
          </w:pPr>
          <w:hyperlink w:anchor="_Toc97826618" w:history="1">
            <w:r w:rsidR="00923BED" w:rsidRPr="007768A9">
              <w:rPr>
                <w:rStyle w:val="Hyperlink"/>
                <w:rFonts w:ascii="Arial" w:hAnsi="Arial" w:cs="Arial"/>
              </w:rPr>
              <w:t>3.2 Μέθοδοι Μηχανικής Μάθησης</w:t>
            </w:r>
            <w:r w:rsidR="00923BED">
              <w:rPr>
                <w:webHidden/>
              </w:rPr>
              <w:tab/>
            </w:r>
            <w:r w:rsidR="00923BED">
              <w:rPr>
                <w:webHidden/>
              </w:rPr>
              <w:fldChar w:fldCharType="begin"/>
            </w:r>
            <w:r w:rsidR="00923BED">
              <w:rPr>
                <w:webHidden/>
              </w:rPr>
              <w:instrText xml:space="preserve"> PAGEREF _Toc97826618 \h </w:instrText>
            </w:r>
            <w:r w:rsidR="00923BED">
              <w:rPr>
                <w:webHidden/>
              </w:rPr>
            </w:r>
            <w:r w:rsidR="00923BED">
              <w:rPr>
                <w:webHidden/>
              </w:rPr>
              <w:fldChar w:fldCharType="separate"/>
            </w:r>
            <w:r w:rsidR="00923BED">
              <w:rPr>
                <w:webHidden/>
              </w:rPr>
              <w:t>42</w:t>
            </w:r>
            <w:r w:rsidR="00923BED">
              <w:rPr>
                <w:webHidden/>
              </w:rPr>
              <w:fldChar w:fldCharType="end"/>
            </w:r>
          </w:hyperlink>
        </w:p>
        <w:p w14:paraId="00463A35" w14:textId="00C42216" w:rsidR="00923BED" w:rsidRDefault="005169A6">
          <w:pPr>
            <w:pStyle w:val="TOC1"/>
            <w:tabs>
              <w:tab w:val="right" w:leader="dot" w:pos="8732"/>
            </w:tabs>
            <w:rPr>
              <w:rFonts w:asciiTheme="minorHAnsi" w:eastAsiaTheme="minorEastAsia" w:hAnsiTheme="minorHAnsi" w:cstheme="minorBidi"/>
              <w:noProof/>
              <w:lang w:eastAsia="el-GR"/>
            </w:rPr>
          </w:pPr>
          <w:hyperlink w:anchor="_Toc97826619" w:history="1">
            <w:r w:rsidR="00923BED" w:rsidRPr="007768A9">
              <w:rPr>
                <w:rStyle w:val="Hyperlink"/>
                <w:rFonts w:ascii="Arial" w:hAnsi="Arial" w:cs="Arial"/>
                <w:b/>
                <w:bCs/>
                <w:noProof/>
              </w:rPr>
              <w:t>ΕΦΑΡΜΟΓΗ Β</w:t>
            </w:r>
            <w:r w:rsidR="00923BED" w:rsidRPr="007768A9">
              <w:rPr>
                <w:rStyle w:val="Hyperlink"/>
                <w:rFonts w:ascii="Arial" w:hAnsi="Arial" w:cs="Arial"/>
                <w:b/>
                <w:bCs/>
                <w:noProof/>
                <w:lang w:val="en-US"/>
              </w:rPr>
              <w:t>E</w:t>
            </w:r>
            <w:r w:rsidR="00923BED" w:rsidRPr="007768A9">
              <w:rPr>
                <w:rStyle w:val="Hyperlink"/>
                <w:rFonts w:ascii="Arial" w:hAnsi="Arial" w:cs="Arial"/>
                <w:b/>
                <w:bCs/>
                <w:noProof/>
              </w:rPr>
              <w:t>ΛΤΙΣΤΟΠΟΙΗΣΗΣ ΑΘΛΗΤΙΚΩΝ ΕΠΙΔΩΣΕΩΝ</w:t>
            </w:r>
            <w:r w:rsidR="00923BED">
              <w:rPr>
                <w:noProof/>
                <w:webHidden/>
              </w:rPr>
              <w:tab/>
            </w:r>
            <w:r w:rsidR="00923BED">
              <w:rPr>
                <w:noProof/>
                <w:webHidden/>
              </w:rPr>
              <w:fldChar w:fldCharType="begin"/>
            </w:r>
            <w:r w:rsidR="00923BED">
              <w:rPr>
                <w:noProof/>
                <w:webHidden/>
              </w:rPr>
              <w:instrText xml:space="preserve"> PAGEREF _Toc97826619 \h </w:instrText>
            </w:r>
            <w:r w:rsidR="00923BED">
              <w:rPr>
                <w:noProof/>
                <w:webHidden/>
              </w:rPr>
            </w:r>
            <w:r w:rsidR="00923BED">
              <w:rPr>
                <w:noProof/>
                <w:webHidden/>
              </w:rPr>
              <w:fldChar w:fldCharType="separate"/>
            </w:r>
            <w:r w:rsidR="00923BED">
              <w:rPr>
                <w:noProof/>
                <w:webHidden/>
              </w:rPr>
              <w:t>48</w:t>
            </w:r>
            <w:r w:rsidR="00923BED">
              <w:rPr>
                <w:noProof/>
                <w:webHidden/>
              </w:rPr>
              <w:fldChar w:fldCharType="end"/>
            </w:r>
          </w:hyperlink>
        </w:p>
        <w:p w14:paraId="2133C199" w14:textId="2E21CABC" w:rsidR="00923BED" w:rsidRDefault="005169A6">
          <w:pPr>
            <w:pStyle w:val="TOC2"/>
            <w:rPr>
              <w:rFonts w:asciiTheme="minorHAnsi" w:eastAsiaTheme="minorEastAsia" w:hAnsiTheme="minorHAnsi" w:cstheme="minorBidi"/>
              <w:sz w:val="22"/>
              <w:szCs w:val="22"/>
              <w:lang w:eastAsia="el-GR"/>
            </w:rPr>
          </w:pPr>
          <w:hyperlink w:anchor="_Toc97826620" w:history="1">
            <w:r w:rsidR="00923BED" w:rsidRPr="007768A9">
              <w:rPr>
                <w:rStyle w:val="Hyperlink"/>
                <w:rFonts w:ascii="Arial" w:hAnsi="Arial" w:cs="Arial"/>
              </w:rPr>
              <w:t>4.1 Παρουσίαση εφαρμογής</w:t>
            </w:r>
            <w:r w:rsidR="00923BED">
              <w:rPr>
                <w:webHidden/>
              </w:rPr>
              <w:tab/>
            </w:r>
            <w:r w:rsidR="00923BED">
              <w:rPr>
                <w:webHidden/>
              </w:rPr>
              <w:fldChar w:fldCharType="begin"/>
            </w:r>
            <w:r w:rsidR="00923BED">
              <w:rPr>
                <w:webHidden/>
              </w:rPr>
              <w:instrText xml:space="preserve"> PAGEREF _Toc97826620 \h </w:instrText>
            </w:r>
            <w:r w:rsidR="00923BED">
              <w:rPr>
                <w:webHidden/>
              </w:rPr>
            </w:r>
            <w:r w:rsidR="00923BED">
              <w:rPr>
                <w:webHidden/>
              </w:rPr>
              <w:fldChar w:fldCharType="separate"/>
            </w:r>
            <w:r w:rsidR="00923BED">
              <w:rPr>
                <w:webHidden/>
              </w:rPr>
              <w:t>48</w:t>
            </w:r>
            <w:r w:rsidR="00923BED">
              <w:rPr>
                <w:webHidden/>
              </w:rPr>
              <w:fldChar w:fldCharType="end"/>
            </w:r>
          </w:hyperlink>
        </w:p>
        <w:p w14:paraId="5996C2DA" w14:textId="73BBD30A" w:rsidR="00923BED" w:rsidRDefault="005169A6">
          <w:pPr>
            <w:pStyle w:val="TOC2"/>
            <w:rPr>
              <w:rFonts w:asciiTheme="minorHAnsi" w:eastAsiaTheme="minorEastAsia" w:hAnsiTheme="minorHAnsi" w:cstheme="minorBidi"/>
              <w:sz w:val="22"/>
              <w:szCs w:val="22"/>
              <w:lang w:eastAsia="el-GR"/>
            </w:rPr>
          </w:pPr>
          <w:hyperlink w:anchor="_Toc97826621" w:history="1">
            <w:r w:rsidR="00923BED" w:rsidRPr="007768A9">
              <w:rPr>
                <w:rStyle w:val="Hyperlink"/>
                <w:rFonts w:ascii="Arial" w:hAnsi="Arial" w:cs="Arial"/>
              </w:rPr>
              <w:t>4.2 Βιβλιοθήκες και εξαρτήματα που χρησιμοποιήθηκαν</w:t>
            </w:r>
            <w:r w:rsidR="00923BED">
              <w:rPr>
                <w:webHidden/>
              </w:rPr>
              <w:tab/>
            </w:r>
            <w:r w:rsidR="00923BED">
              <w:rPr>
                <w:webHidden/>
              </w:rPr>
              <w:fldChar w:fldCharType="begin"/>
            </w:r>
            <w:r w:rsidR="00923BED">
              <w:rPr>
                <w:webHidden/>
              </w:rPr>
              <w:instrText xml:space="preserve"> PAGEREF _Toc97826621 \h </w:instrText>
            </w:r>
            <w:r w:rsidR="00923BED">
              <w:rPr>
                <w:webHidden/>
              </w:rPr>
            </w:r>
            <w:r w:rsidR="00923BED">
              <w:rPr>
                <w:webHidden/>
              </w:rPr>
              <w:fldChar w:fldCharType="separate"/>
            </w:r>
            <w:r w:rsidR="00923BED">
              <w:rPr>
                <w:webHidden/>
              </w:rPr>
              <w:t>49</w:t>
            </w:r>
            <w:r w:rsidR="00923BED">
              <w:rPr>
                <w:webHidden/>
              </w:rPr>
              <w:fldChar w:fldCharType="end"/>
            </w:r>
          </w:hyperlink>
        </w:p>
        <w:p w14:paraId="07BE1D3C" w14:textId="39FE6C35" w:rsidR="00923BED" w:rsidRDefault="005169A6">
          <w:pPr>
            <w:pStyle w:val="TOC3"/>
            <w:tabs>
              <w:tab w:val="right" w:leader="dot" w:pos="8732"/>
            </w:tabs>
            <w:rPr>
              <w:rFonts w:asciiTheme="minorHAnsi" w:eastAsiaTheme="minorEastAsia" w:hAnsiTheme="minorHAnsi" w:cstheme="minorBidi"/>
              <w:noProof/>
              <w:lang w:eastAsia="el-GR"/>
            </w:rPr>
          </w:pPr>
          <w:hyperlink w:anchor="_Toc97826622" w:history="1">
            <w:r w:rsidR="00923BED" w:rsidRPr="007768A9">
              <w:rPr>
                <w:rStyle w:val="Hyperlink"/>
                <w:rFonts w:ascii="Arial" w:hAnsi="Arial" w:cs="Arial"/>
                <w:noProof/>
              </w:rPr>
              <w:t xml:space="preserve">4.2.1 Βιβλιοθήκη </w:t>
            </w:r>
            <w:r w:rsidR="00923BED" w:rsidRPr="007768A9">
              <w:rPr>
                <w:rStyle w:val="Hyperlink"/>
                <w:rFonts w:ascii="Arial" w:hAnsi="Arial" w:cs="Arial"/>
                <w:noProof/>
                <w:lang w:val="en-US"/>
              </w:rPr>
              <w:t>MediaPipe</w:t>
            </w:r>
            <w:r w:rsidR="00923BED">
              <w:rPr>
                <w:noProof/>
                <w:webHidden/>
              </w:rPr>
              <w:tab/>
            </w:r>
            <w:r w:rsidR="00923BED">
              <w:rPr>
                <w:noProof/>
                <w:webHidden/>
              </w:rPr>
              <w:fldChar w:fldCharType="begin"/>
            </w:r>
            <w:r w:rsidR="00923BED">
              <w:rPr>
                <w:noProof/>
                <w:webHidden/>
              </w:rPr>
              <w:instrText xml:space="preserve"> PAGEREF _Toc97826622 \h </w:instrText>
            </w:r>
            <w:r w:rsidR="00923BED">
              <w:rPr>
                <w:noProof/>
                <w:webHidden/>
              </w:rPr>
            </w:r>
            <w:r w:rsidR="00923BED">
              <w:rPr>
                <w:noProof/>
                <w:webHidden/>
              </w:rPr>
              <w:fldChar w:fldCharType="separate"/>
            </w:r>
            <w:r w:rsidR="00923BED">
              <w:rPr>
                <w:noProof/>
                <w:webHidden/>
              </w:rPr>
              <w:t>50</w:t>
            </w:r>
            <w:r w:rsidR="00923BED">
              <w:rPr>
                <w:noProof/>
                <w:webHidden/>
              </w:rPr>
              <w:fldChar w:fldCharType="end"/>
            </w:r>
          </w:hyperlink>
        </w:p>
        <w:p w14:paraId="237439D3" w14:textId="6A9EE1ED" w:rsidR="00923BED" w:rsidRDefault="005169A6">
          <w:pPr>
            <w:pStyle w:val="TOC3"/>
            <w:tabs>
              <w:tab w:val="right" w:leader="dot" w:pos="8732"/>
            </w:tabs>
            <w:rPr>
              <w:rFonts w:asciiTheme="minorHAnsi" w:eastAsiaTheme="minorEastAsia" w:hAnsiTheme="minorHAnsi" w:cstheme="minorBidi"/>
              <w:noProof/>
              <w:lang w:eastAsia="el-GR"/>
            </w:rPr>
          </w:pPr>
          <w:hyperlink w:anchor="_Toc97826623" w:history="1">
            <w:r w:rsidR="00923BED" w:rsidRPr="007768A9">
              <w:rPr>
                <w:rStyle w:val="Hyperlink"/>
                <w:rFonts w:ascii="Arial" w:hAnsi="Arial" w:cs="Arial"/>
                <w:noProof/>
              </w:rPr>
              <w:t xml:space="preserve">4.2.2 Βιβλιοθήκη </w:t>
            </w:r>
            <w:r w:rsidR="00923BED" w:rsidRPr="007768A9">
              <w:rPr>
                <w:rStyle w:val="Hyperlink"/>
                <w:rFonts w:ascii="Arial" w:hAnsi="Arial" w:cs="Arial"/>
                <w:noProof/>
                <w:lang w:val="en-US"/>
              </w:rPr>
              <w:t>scikit</w:t>
            </w:r>
            <w:r w:rsidR="00923BED" w:rsidRPr="007768A9">
              <w:rPr>
                <w:rStyle w:val="Hyperlink"/>
                <w:rFonts w:ascii="Arial" w:hAnsi="Arial" w:cs="Arial"/>
                <w:noProof/>
              </w:rPr>
              <w:t>-</w:t>
            </w:r>
            <w:r w:rsidR="00923BED" w:rsidRPr="007768A9">
              <w:rPr>
                <w:rStyle w:val="Hyperlink"/>
                <w:rFonts w:ascii="Arial" w:hAnsi="Arial" w:cs="Arial"/>
                <w:noProof/>
                <w:lang w:val="en-US"/>
              </w:rPr>
              <w:t>learn</w:t>
            </w:r>
            <w:r w:rsidR="00923BED">
              <w:rPr>
                <w:noProof/>
                <w:webHidden/>
              </w:rPr>
              <w:tab/>
            </w:r>
            <w:r w:rsidR="00923BED">
              <w:rPr>
                <w:noProof/>
                <w:webHidden/>
              </w:rPr>
              <w:fldChar w:fldCharType="begin"/>
            </w:r>
            <w:r w:rsidR="00923BED">
              <w:rPr>
                <w:noProof/>
                <w:webHidden/>
              </w:rPr>
              <w:instrText xml:space="preserve"> PAGEREF _Toc97826623 \h </w:instrText>
            </w:r>
            <w:r w:rsidR="00923BED">
              <w:rPr>
                <w:noProof/>
                <w:webHidden/>
              </w:rPr>
            </w:r>
            <w:r w:rsidR="00923BED">
              <w:rPr>
                <w:noProof/>
                <w:webHidden/>
              </w:rPr>
              <w:fldChar w:fldCharType="separate"/>
            </w:r>
            <w:r w:rsidR="00923BED">
              <w:rPr>
                <w:noProof/>
                <w:webHidden/>
              </w:rPr>
              <w:t>50</w:t>
            </w:r>
            <w:r w:rsidR="00923BED">
              <w:rPr>
                <w:noProof/>
                <w:webHidden/>
              </w:rPr>
              <w:fldChar w:fldCharType="end"/>
            </w:r>
          </w:hyperlink>
        </w:p>
        <w:p w14:paraId="3CDB21E1" w14:textId="2E2074D4" w:rsidR="00923BED" w:rsidRDefault="005169A6">
          <w:pPr>
            <w:pStyle w:val="TOC3"/>
            <w:tabs>
              <w:tab w:val="right" w:leader="dot" w:pos="8732"/>
            </w:tabs>
            <w:rPr>
              <w:rFonts w:asciiTheme="minorHAnsi" w:eastAsiaTheme="minorEastAsia" w:hAnsiTheme="minorHAnsi" w:cstheme="minorBidi"/>
              <w:noProof/>
              <w:lang w:eastAsia="el-GR"/>
            </w:rPr>
          </w:pPr>
          <w:hyperlink w:anchor="_Toc97826624" w:history="1">
            <w:r w:rsidR="00923BED" w:rsidRPr="007768A9">
              <w:rPr>
                <w:rStyle w:val="Hyperlink"/>
                <w:rFonts w:ascii="Arial" w:hAnsi="Arial" w:cs="Arial"/>
                <w:noProof/>
              </w:rPr>
              <w:t xml:space="preserve">4.2.3 Βιβλιοθήκη </w:t>
            </w:r>
            <w:r w:rsidR="00923BED" w:rsidRPr="007768A9">
              <w:rPr>
                <w:rStyle w:val="Hyperlink"/>
                <w:rFonts w:ascii="Arial" w:hAnsi="Arial" w:cs="Arial"/>
                <w:noProof/>
                <w:lang w:val="en-US"/>
              </w:rPr>
              <w:t>pandas</w:t>
            </w:r>
            <w:r w:rsidR="00923BED">
              <w:rPr>
                <w:noProof/>
                <w:webHidden/>
              </w:rPr>
              <w:tab/>
            </w:r>
            <w:r w:rsidR="00923BED">
              <w:rPr>
                <w:noProof/>
                <w:webHidden/>
              </w:rPr>
              <w:fldChar w:fldCharType="begin"/>
            </w:r>
            <w:r w:rsidR="00923BED">
              <w:rPr>
                <w:noProof/>
                <w:webHidden/>
              </w:rPr>
              <w:instrText xml:space="preserve"> PAGEREF _Toc97826624 \h </w:instrText>
            </w:r>
            <w:r w:rsidR="00923BED">
              <w:rPr>
                <w:noProof/>
                <w:webHidden/>
              </w:rPr>
            </w:r>
            <w:r w:rsidR="00923BED">
              <w:rPr>
                <w:noProof/>
                <w:webHidden/>
              </w:rPr>
              <w:fldChar w:fldCharType="separate"/>
            </w:r>
            <w:r w:rsidR="00923BED">
              <w:rPr>
                <w:noProof/>
                <w:webHidden/>
              </w:rPr>
              <w:t>51</w:t>
            </w:r>
            <w:r w:rsidR="00923BED">
              <w:rPr>
                <w:noProof/>
                <w:webHidden/>
              </w:rPr>
              <w:fldChar w:fldCharType="end"/>
            </w:r>
          </w:hyperlink>
        </w:p>
        <w:p w14:paraId="3DAF807E" w14:textId="11794B28" w:rsidR="00923BED" w:rsidRDefault="005169A6">
          <w:pPr>
            <w:pStyle w:val="TOC3"/>
            <w:tabs>
              <w:tab w:val="right" w:leader="dot" w:pos="8732"/>
            </w:tabs>
            <w:rPr>
              <w:rFonts w:asciiTheme="minorHAnsi" w:eastAsiaTheme="minorEastAsia" w:hAnsiTheme="minorHAnsi" w:cstheme="minorBidi"/>
              <w:noProof/>
              <w:lang w:eastAsia="el-GR"/>
            </w:rPr>
          </w:pPr>
          <w:hyperlink w:anchor="_Toc97826625" w:history="1">
            <w:r w:rsidR="00923BED" w:rsidRPr="007768A9">
              <w:rPr>
                <w:rStyle w:val="Hyperlink"/>
                <w:rFonts w:ascii="Arial" w:hAnsi="Arial" w:cs="Arial"/>
                <w:noProof/>
              </w:rPr>
              <w:t xml:space="preserve">4.2.4 Βιβλιοθήκη </w:t>
            </w:r>
            <w:r w:rsidR="00923BED" w:rsidRPr="007768A9">
              <w:rPr>
                <w:rStyle w:val="Hyperlink"/>
                <w:rFonts w:ascii="Arial" w:hAnsi="Arial" w:cs="Arial"/>
                <w:noProof/>
                <w:lang w:val="en-US"/>
              </w:rPr>
              <w:t>OpenCV</w:t>
            </w:r>
            <w:r w:rsidR="00923BED">
              <w:rPr>
                <w:noProof/>
                <w:webHidden/>
              </w:rPr>
              <w:tab/>
            </w:r>
            <w:r w:rsidR="00923BED">
              <w:rPr>
                <w:noProof/>
                <w:webHidden/>
              </w:rPr>
              <w:fldChar w:fldCharType="begin"/>
            </w:r>
            <w:r w:rsidR="00923BED">
              <w:rPr>
                <w:noProof/>
                <w:webHidden/>
              </w:rPr>
              <w:instrText xml:space="preserve"> PAGEREF _Toc97826625 \h </w:instrText>
            </w:r>
            <w:r w:rsidR="00923BED">
              <w:rPr>
                <w:noProof/>
                <w:webHidden/>
              </w:rPr>
            </w:r>
            <w:r w:rsidR="00923BED">
              <w:rPr>
                <w:noProof/>
                <w:webHidden/>
              </w:rPr>
              <w:fldChar w:fldCharType="separate"/>
            </w:r>
            <w:r w:rsidR="00923BED">
              <w:rPr>
                <w:noProof/>
                <w:webHidden/>
              </w:rPr>
              <w:t>51</w:t>
            </w:r>
            <w:r w:rsidR="00923BED">
              <w:rPr>
                <w:noProof/>
                <w:webHidden/>
              </w:rPr>
              <w:fldChar w:fldCharType="end"/>
            </w:r>
          </w:hyperlink>
        </w:p>
        <w:p w14:paraId="10E12DC1" w14:textId="486492FC" w:rsidR="00923BED" w:rsidRDefault="005169A6">
          <w:pPr>
            <w:pStyle w:val="TOC3"/>
            <w:tabs>
              <w:tab w:val="right" w:leader="dot" w:pos="8732"/>
            </w:tabs>
            <w:rPr>
              <w:rFonts w:asciiTheme="minorHAnsi" w:eastAsiaTheme="minorEastAsia" w:hAnsiTheme="minorHAnsi" w:cstheme="minorBidi"/>
              <w:noProof/>
              <w:lang w:eastAsia="el-GR"/>
            </w:rPr>
          </w:pPr>
          <w:hyperlink w:anchor="_Toc97826626" w:history="1">
            <w:r w:rsidR="00923BED" w:rsidRPr="007768A9">
              <w:rPr>
                <w:rStyle w:val="Hyperlink"/>
                <w:rFonts w:ascii="Arial" w:hAnsi="Arial" w:cs="Arial"/>
                <w:noProof/>
              </w:rPr>
              <w:t xml:space="preserve">4.2.4 Βιβλιοθήκη </w:t>
            </w:r>
            <w:r w:rsidR="00923BED" w:rsidRPr="007768A9">
              <w:rPr>
                <w:rStyle w:val="Hyperlink"/>
                <w:rFonts w:ascii="Arial" w:hAnsi="Arial" w:cs="Arial"/>
                <w:noProof/>
                <w:lang w:val="en-US"/>
              </w:rPr>
              <w:t>matplotlib</w:t>
            </w:r>
            <w:r w:rsidR="00923BED">
              <w:rPr>
                <w:noProof/>
                <w:webHidden/>
              </w:rPr>
              <w:tab/>
            </w:r>
            <w:r w:rsidR="00923BED">
              <w:rPr>
                <w:noProof/>
                <w:webHidden/>
              </w:rPr>
              <w:fldChar w:fldCharType="begin"/>
            </w:r>
            <w:r w:rsidR="00923BED">
              <w:rPr>
                <w:noProof/>
                <w:webHidden/>
              </w:rPr>
              <w:instrText xml:space="preserve"> PAGEREF _Toc97826626 \h </w:instrText>
            </w:r>
            <w:r w:rsidR="00923BED">
              <w:rPr>
                <w:noProof/>
                <w:webHidden/>
              </w:rPr>
            </w:r>
            <w:r w:rsidR="00923BED">
              <w:rPr>
                <w:noProof/>
                <w:webHidden/>
              </w:rPr>
              <w:fldChar w:fldCharType="separate"/>
            </w:r>
            <w:r w:rsidR="00923BED">
              <w:rPr>
                <w:noProof/>
                <w:webHidden/>
              </w:rPr>
              <w:t>52</w:t>
            </w:r>
            <w:r w:rsidR="00923BED">
              <w:rPr>
                <w:noProof/>
                <w:webHidden/>
              </w:rPr>
              <w:fldChar w:fldCharType="end"/>
            </w:r>
          </w:hyperlink>
        </w:p>
        <w:p w14:paraId="29A4FFA2" w14:textId="7FAB63A7" w:rsidR="00923BED" w:rsidRDefault="005169A6">
          <w:pPr>
            <w:pStyle w:val="TOC3"/>
            <w:tabs>
              <w:tab w:val="right" w:leader="dot" w:pos="8732"/>
            </w:tabs>
            <w:rPr>
              <w:rFonts w:asciiTheme="minorHAnsi" w:eastAsiaTheme="minorEastAsia" w:hAnsiTheme="minorHAnsi" w:cstheme="minorBidi"/>
              <w:noProof/>
              <w:lang w:eastAsia="el-GR"/>
            </w:rPr>
          </w:pPr>
          <w:hyperlink w:anchor="_Toc97826627" w:history="1">
            <w:r w:rsidR="00923BED" w:rsidRPr="007768A9">
              <w:rPr>
                <w:rStyle w:val="Hyperlink"/>
                <w:rFonts w:ascii="Arial" w:hAnsi="Arial" w:cs="Arial"/>
                <w:noProof/>
              </w:rPr>
              <w:t xml:space="preserve">4.2.5 Η Βιβλιοθήκη </w:t>
            </w:r>
            <w:r w:rsidR="00923BED" w:rsidRPr="007768A9">
              <w:rPr>
                <w:rStyle w:val="Hyperlink"/>
                <w:rFonts w:ascii="Arial" w:hAnsi="Arial" w:cs="Arial"/>
                <w:noProof/>
                <w:lang w:val="en-US"/>
              </w:rPr>
              <w:t>xlwt</w:t>
            </w:r>
            <w:r w:rsidR="00923BED" w:rsidRPr="007768A9">
              <w:rPr>
                <w:rStyle w:val="Hyperlink"/>
                <w:rFonts w:ascii="Arial" w:hAnsi="Arial" w:cs="Arial"/>
                <w:noProof/>
              </w:rPr>
              <w:t xml:space="preserve"> και το </w:t>
            </w:r>
            <w:r w:rsidR="00923BED" w:rsidRPr="007768A9">
              <w:rPr>
                <w:rStyle w:val="Hyperlink"/>
                <w:rFonts w:ascii="Arial" w:hAnsi="Arial" w:cs="Arial"/>
                <w:noProof/>
                <w:lang w:val="en-US"/>
              </w:rPr>
              <w:t>module</w:t>
            </w:r>
            <w:r w:rsidR="00923BED" w:rsidRPr="007768A9">
              <w:rPr>
                <w:rStyle w:val="Hyperlink"/>
                <w:rFonts w:ascii="Arial" w:hAnsi="Arial" w:cs="Arial"/>
                <w:noProof/>
              </w:rPr>
              <w:t xml:space="preserve"> </w:t>
            </w:r>
            <w:r w:rsidR="00923BED" w:rsidRPr="007768A9">
              <w:rPr>
                <w:rStyle w:val="Hyperlink"/>
                <w:rFonts w:ascii="Arial" w:hAnsi="Arial" w:cs="Arial"/>
                <w:noProof/>
                <w:lang w:val="en-US"/>
              </w:rPr>
              <w:t>os</w:t>
            </w:r>
            <w:r w:rsidR="00923BED">
              <w:rPr>
                <w:noProof/>
                <w:webHidden/>
              </w:rPr>
              <w:tab/>
            </w:r>
            <w:r w:rsidR="00923BED">
              <w:rPr>
                <w:noProof/>
                <w:webHidden/>
              </w:rPr>
              <w:fldChar w:fldCharType="begin"/>
            </w:r>
            <w:r w:rsidR="00923BED">
              <w:rPr>
                <w:noProof/>
                <w:webHidden/>
              </w:rPr>
              <w:instrText xml:space="preserve"> PAGEREF _Toc97826627 \h </w:instrText>
            </w:r>
            <w:r w:rsidR="00923BED">
              <w:rPr>
                <w:noProof/>
                <w:webHidden/>
              </w:rPr>
            </w:r>
            <w:r w:rsidR="00923BED">
              <w:rPr>
                <w:noProof/>
                <w:webHidden/>
              </w:rPr>
              <w:fldChar w:fldCharType="separate"/>
            </w:r>
            <w:r w:rsidR="00923BED">
              <w:rPr>
                <w:noProof/>
                <w:webHidden/>
              </w:rPr>
              <w:t>52</w:t>
            </w:r>
            <w:r w:rsidR="00923BED">
              <w:rPr>
                <w:noProof/>
                <w:webHidden/>
              </w:rPr>
              <w:fldChar w:fldCharType="end"/>
            </w:r>
          </w:hyperlink>
        </w:p>
        <w:p w14:paraId="39EFBE5F" w14:textId="405A190B" w:rsidR="00923BED" w:rsidRDefault="005169A6">
          <w:pPr>
            <w:pStyle w:val="TOC3"/>
            <w:tabs>
              <w:tab w:val="right" w:leader="dot" w:pos="8732"/>
            </w:tabs>
            <w:rPr>
              <w:rFonts w:asciiTheme="minorHAnsi" w:eastAsiaTheme="minorEastAsia" w:hAnsiTheme="minorHAnsi" w:cstheme="minorBidi"/>
              <w:noProof/>
              <w:lang w:eastAsia="el-GR"/>
            </w:rPr>
          </w:pPr>
          <w:hyperlink w:anchor="_Toc97826628" w:history="1">
            <w:r w:rsidR="00923BED" w:rsidRPr="007768A9">
              <w:rPr>
                <w:rStyle w:val="Hyperlink"/>
                <w:rFonts w:ascii="Arial" w:hAnsi="Arial" w:cs="Arial"/>
                <w:noProof/>
              </w:rPr>
              <w:t>4.2.6 Εξοπλισμός και μέσα που χρησιμοποιήθηκαν</w:t>
            </w:r>
            <w:r w:rsidR="00923BED">
              <w:rPr>
                <w:noProof/>
                <w:webHidden/>
              </w:rPr>
              <w:tab/>
            </w:r>
            <w:r w:rsidR="00923BED">
              <w:rPr>
                <w:noProof/>
                <w:webHidden/>
              </w:rPr>
              <w:fldChar w:fldCharType="begin"/>
            </w:r>
            <w:r w:rsidR="00923BED">
              <w:rPr>
                <w:noProof/>
                <w:webHidden/>
              </w:rPr>
              <w:instrText xml:space="preserve"> PAGEREF _Toc97826628 \h </w:instrText>
            </w:r>
            <w:r w:rsidR="00923BED">
              <w:rPr>
                <w:noProof/>
                <w:webHidden/>
              </w:rPr>
            </w:r>
            <w:r w:rsidR="00923BED">
              <w:rPr>
                <w:noProof/>
                <w:webHidden/>
              </w:rPr>
              <w:fldChar w:fldCharType="separate"/>
            </w:r>
            <w:r w:rsidR="00923BED">
              <w:rPr>
                <w:noProof/>
                <w:webHidden/>
              </w:rPr>
              <w:t>53</w:t>
            </w:r>
            <w:r w:rsidR="00923BED">
              <w:rPr>
                <w:noProof/>
                <w:webHidden/>
              </w:rPr>
              <w:fldChar w:fldCharType="end"/>
            </w:r>
          </w:hyperlink>
        </w:p>
        <w:p w14:paraId="3D671828" w14:textId="59D0B612" w:rsidR="00923BED" w:rsidRDefault="005169A6">
          <w:pPr>
            <w:pStyle w:val="TOC2"/>
            <w:rPr>
              <w:rFonts w:asciiTheme="minorHAnsi" w:eastAsiaTheme="minorEastAsia" w:hAnsiTheme="minorHAnsi" w:cstheme="minorBidi"/>
              <w:sz w:val="22"/>
              <w:szCs w:val="22"/>
              <w:lang w:eastAsia="el-GR"/>
            </w:rPr>
          </w:pPr>
          <w:hyperlink w:anchor="_Toc97826629" w:history="1">
            <w:r w:rsidR="00923BED" w:rsidRPr="007768A9">
              <w:rPr>
                <w:rStyle w:val="Hyperlink"/>
                <w:rFonts w:ascii="Arial" w:hAnsi="Arial" w:cs="Arial"/>
              </w:rPr>
              <w:t>4.3 Διαδικασία υλοποίησης της εφαρμογής</w:t>
            </w:r>
            <w:r w:rsidR="00923BED">
              <w:rPr>
                <w:webHidden/>
              </w:rPr>
              <w:tab/>
            </w:r>
            <w:r w:rsidR="00923BED">
              <w:rPr>
                <w:webHidden/>
              </w:rPr>
              <w:fldChar w:fldCharType="begin"/>
            </w:r>
            <w:r w:rsidR="00923BED">
              <w:rPr>
                <w:webHidden/>
              </w:rPr>
              <w:instrText xml:space="preserve"> PAGEREF _Toc97826629 \h </w:instrText>
            </w:r>
            <w:r w:rsidR="00923BED">
              <w:rPr>
                <w:webHidden/>
              </w:rPr>
            </w:r>
            <w:r w:rsidR="00923BED">
              <w:rPr>
                <w:webHidden/>
              </w:rPr>
              <w:fldChar w:fldCharType="separate"/>
            </w:r>
            <w:r w:rsidR="00923BED">
              <w:rPr>
                <w:webHidden/>
              </w:rPr>
              <w:t>53</w:t>
            </w:r>
            <w:r w:rsidR="00923BED">
              <w:rPr>
                <w:webHidden/>
              </w:rPr>
              <w:fldChar w:fldCharType="end"/>
            </w:r>
          </w:hyperlink>
        </w:p>
        <w:p w14:paraId="3716819C" w14:textId="6E016EE4" w:rsidR="00923BED" w:rsidRDefault="005169A6">
          <w:pPr>
            <w:pStyle w:val="TOC3"/>
            <w:tabs>
              <w:tab w:val="right" w:leader="dot" w:pos="8732"/>
            </w:tabs>
            <w:rPr>
              <w:rFonts w:asciiTheme="minorHAnsi" w:eastAsiaTheme="minorEastAsia" w:hAnsiTheme="minorHAnsi" w:cstheme="minorBidi"/>
              <w:noProof/>
              <w:lang w:eastAsia="el-GR"/>
            </w:rPr>
          </w:pPr>
          <w:hyperlink w:anchor="_Toc97826630" w:history="1">
            <w:r w:rsidR="00923BED" w:rsidRPr="007768A9">
              <w:rPr>
                <w:rStyle w:val="Hyperlink"/>
                <w:rFonts w:ascii="Arial" w:hAnsi="Arial" w:cs="Arial"/>
                <w:noProof/>
              </w:rPr>
              <w:t>4.3.1 Συλλογή των δεδομένων</w:t>
            </w:r>
            <w:r w:rsidR="00923BED">
              <w:rPr>
                <w:noProof/>
                <w:webHidden/>
              </w:rPr>
              <w:tab/>
            </w:r>
            <w:r w:rsidR="00923BED">
              <w:rPr>
                <w:noProof/>
                <w:webHidden/>
              </w:rPr>
              <w:fldChar w:fldCharType="begin"/>
            </w:r>
            <w:r w:rsidR="00923BED">
              <w:rPr>
                <w:noProof/>
                <w:webHidden/>
              </w:rPr>
              <w:instrText xml:space="preserve"> PAGEREF _Toc97826630 \h </w:instrText>
            </w:r>
            <w:r w:rsidR="00923BED">
              <w:rPr>
                <w:noProof/>
                <w:webHidden/>
              </w:rPr>
            </w:r>
            <w:r w:rsidR="00923BED">
              <w:rPr>
                <w:noProof/>
                <w:webHidden/>
              </w:rPr>
              <w:fldChar w:fldCharType="separate"/>
            </w:r>
            <w:r w:rsidR="00923BED">
              <w:rPr>
                <w:noProof/>
                <w:webHidden/>
              </w:rPr>
              <w:t>54</w:t>
            </w:r>
            <w:r w:rsidR="00923BED">
              <w:rPr>
                <w:noProof/>
                <w:webHidden/>
              </w:rPr>
              <w:fldChar w:fldCharType="end"/>
            </w:r>
          </w:hyperlink>
        </w:p>
        <w:p w14:paraId="757717A8" w14:textId="0385B487" w:rsidR="00923BED" w:rsidRDefault="005169A6">
          <w:pPr>
            <w:pStyle w:val="TOC3"/>
            <w:tabs>
              <w:tab w:val="right" w:leader="dot" w:pos="8732"/>
            </w:tabs>
            <w:rPr>
              <w:rFonts w:asciiTheme="minorHAnsi" w:eastAsiaTheme="minorEastAsia" w:hAnsiTheme="minorHAnsi" w:cstheme="minorBidi"/>
              <w:noProof/>
              <w:lang w:eastAsia="el-GR"/>
            </w:rPr>
          </w:pPr>
          <w:hyperlink w:anchor="_Toc97826631" w:history="1">
            <w:r w:rsidR="00923BED" w:rsidRPr="007768A9">
              <w:rPr>
                <w:rStyle w:val="Hyperlink"/>
                <w:rFonts w:ascii="Arial" w:hAnsi="Arial" w:cs="Arial"/>
                <w:noProof/>
              </w:rPr>
              <w:t>4.3.2 Προετοιμασία των δεδομένων</w:t>
            </w:r>
            <w:r w:rsidR="00923BED">
              <w:rPr>
                <w:noProof/>
                <w:webHidden/>
              </w:rPr>
              <w:tab/>
            </w:r>
            <w:r w:rsidR="00923BED">
              <w:rPr>
                <w:noProof/>
                <w:webHidden/>
              </w:rPr>
              <w:fldChar w:fldCharType="begin"/>
            </w:r>
            <w:r w:rsidR="00923BED">
              <w:rPr>
                <w:noProof/>
                <w:webHidden/>
              </w:rPr>
              <w:instrText xml:space="preserve"> PAGEREF _Toc97826631 \h </w:instrText>
            </w:r>
            <w:r w:rsidR="00923BED">
              <w:rPr>
                <w:noProof/>
                <w:webHidden/>
              </w:rPr>
            </w:r>
            <w:r w:rsidR="00923BED">
              <w:rPr>
                <w:noProof/>
                <w:webHidden/>
              </w:rPr>
              <w:fldChar w:fldCharType="separate"/>
            </w:r>
            <w:r w:rsidR="00923BED">
              <w:rPr>
                <w:noProof/>
                <w:webHidden/>
              </w:rPr>
              <w:t>56</w:t>
            </w:r>
            <w:r w:rsidR="00923BED">
              <w:rPr>
                <w:noProof/>
                <w:webHidden/>
              </w:rPr>
              <w:fldChar w:fldCharType="end"/>
            </w:r>
          </w:hyperlink>
        </w:p>
        <w:p w14:paraId="74D38E00" w14:textId="1E8E99F9" w:rsidR="00923BED" w:rsidRDefault="005169A6">
          <w:pPr>
            <w:pStyle w:val="TOC3"/>
            <w:tabs>
              <w:tab w:val="right" w:leader="dot" w:pos="8732"/>
            </w:tabs>
            <w:rPr>
              <w:rFonts w:asciiTheme="minorHAnsi" w:eastAsiaTheme="minorEastAsia" w:hAnsiTheme="minorHAnsi" w:cstheme="minorBidi"/>
              <w:noProof/>
              <w:lang w:eastAsia="el-GR"/>
            </w:rPr>
          </w:pPr>
          <w:hyperlink w:anchor="_Toc97826632" w:history="1">
            <w:r w:rsidR="00923BED" w:rsidRPr="007768A9">
              <w:rPr>
                <w:rStyle w:val="Hyperlink"/>
                <w:rFonts w:ascii="Arial" w:hAnsi="Arial" w:cs="Arial"/>
                <w:noProof/>
              </w:rPr>
              <w:t>4.3.3 Επιλογή αλγορίθμου</w:t>
            </w:r>
            <w:r w:rsidR="00923BED">
              <w:rPr>
                <w:noProof/>
                <w:webHidden/>
              </w:rPr>
              <w:tab/>
            </w:r>
            <w:r w:rsidR="00923BED">
              <w:rPr>
                <w:noProof/>
                <w:webHidden/>
              </w:rPr>
              <w:fldChar w:fldCharType="begin"/>
            </w:r>
            <w:r w:rsidR="00923BED">
              <w:rPr>
                <w:noProof/>
                <w:webHidden/>
              </w:rPr>
              <w:instrText xml:space="preserve"> PAGEREF _Toc97826632 \h </w:instrText>
            </w:r>
            <w:r w:rsidR="00923BED">
              <w:rPr>
                <w:noProof/>
                <w:webHidden/>
              </w:rPr>
            </w:r>
            <w:r w:rsidR="00923BED">
              <w:rPr>
                <w:noProof/>
                <w:webHidden/>
              </w:rPr>
              <w:fldChar w:fldCharType="separate"/>
            </w:r>
            <w:r w:rsidR="00923BED">
              <w:rPr>
                <w:noProof/>
                <w:webHidden/>
              </w:rPr>
              <w:t>57</w:t>
            </w:r>
            <w:r w:rsidR="00923BED">
              <w:rPr>
                <w:noProof/>
                <w:webHidden/>
              </w:rPr>
              <w:fldChar w:fldCharType="end"/>
            </w:r>
          </w:hyperlink>
        </w:p>
        <w:p w14:paraId="72FB8D82" w14:textId="5D91945F" w:rsidR="00923BED" w:rsidRDefault="005169A6">
          <w:pPr>
            <w:pStyle w:val="TOC3"/>
            <w:tabs>
              <w:tab w:val="right" w:leader="dot" w:pos="8732"/>
            </w:tabs>
            <w:rPr>
              <w:rFonts w:asciiTheme="minorHAnsi" w:eastAsiaTheme="minorEastAsia" w:hAnsiTheme="minorHAnsi" w:cstheme="minorBidi"/>
              <w:noProof/>
              <w:lang w:eastAsia="el-GR"/>
            </w:rPr>
          </w:pPr>
          <w:hyperlink w:anchor="_Toc97826633" w:history="1">
            <w:r w:rsidR="00923BED" w:rsidRPr="007768A9">
              <w:rPr>
                <w:rStyle w:val="Hyperlink"/>
                <w:rFonts w:ascii="Arial" w:hAnsi="Arial" w:cs="Arial"/>
                <w:noProof/>
              </w:rPr>
              <w:t>4.3.4 Εκπαίδευση του μοντέλου</w:t>
            </w:r>
            <w:r w:rsidR="00923BED">
              <w:rPr>
                <w:noProof/>
                <w:webHidden/>
              </w:rPr>
              <w:tab/>
            </w:r>
            <w:r w:rsidR="00923BED">
              <w:rPr>
                <w:noProof/>
                <w:webHidden/>
              </w:rPr>
              <w:fldChar w:fldCharType="begin"/>
            </w:r>
            <w:r w:rsidR="00923BED">
              <w:rPr>
                <w:noProof/>
                <w:webHidden/>
              </w:rPr>
              <w:instrText xml:space="preserve"> PAGEREF _Toc97826633 \h </w:instrText>
            </w:r>
            <w:r w:rsidR="00923BED">
              <w:rPr>
                <w:noProof/>
                <w:webHidden/>
              </w:rPr>
            </w:r>
            <w:r w:rsidR="00923BED">
              <w:rPr>
                <w:noProof/>
                <w:webHidden/>
              </w:rPr>
              <w:fldChar w:fldCharType="separate"/>
            </w:r>
            <w:r w:rsidR="00923BED">
              <w:rPr>
                <w:noProof/>
                <w:webHidden/>
              </w:rPr>
              <w:t>57</w:t>
            </w:r>
            <w:r w:rsidR="00923BED">
              <w:rPr>
                <w:noProof/>
                <w:webHidden/>
              </w:rPr>
              <w:fldChar w:fldCharType="end"/>
            </w:r>
          </w:hyperlink>
        </w:p>
        <w:p w14:paraId="3770A9A4" w14:textId="69BD5681" w:rsidR="00923BED" w:rsidRDefault="005169A6">
          <w:pPr>
            <w:pStyle w:val="TOC3"/>
            <w:tabs>
              <w:tab w:val="right" w:leader="dot" w:pos="8732"/>
            </w:tabs>
            <w:rPr>
              <w:rFonts w:asciiTheme="minorHAnsi" w:eastAsiaTheme="minorEastAsia" w:hAnsiTheme="minorHAnsi" w:cstheme="minorBidi"/>
              <w:noProof/>
              <w:lang w:eastAsia="el-GR"/>
            </w:rPr>
          </w:pPr>
          <w:hyperlink w:anchor="_Toc97826634" w:history="1">
            <w:r w:rsidR="00923BED" w:rsidRPr="007768A9">
              <w:rPr>
                <w:rStyle w:val="Hyperlink"/>
                <w:rFonts w:ascii="Arial" w:hAnsi="Arial" w:cs="Arial"/>
                <w:noProof/>
              </w:rPr>
              <w:t>4.3.5 Αξιολόγηση του μοντέλου</w:t>
            </w:r>
            <w:r w:rsidR="00923BED">
              <w:rPr>
                <w:noProof/>
                <w:webHidden/>
              </w:rPr>
              <w:tab/>
            </w:r>
            <w:r w:rsidR="00923BED">
              <w:rPr>
                <w:noProof/>
                <w:webHidden/>
              </w:rPr>
              <w:fldChar w:fldCharType="begin"/>
            </w:r>
            <w:r w:rsidR="00923BED">
              <w:rPr>
                <w:noProof/>
                <w:webHidden/>
              </w:rPr>
              <w:instrText xml:space="preserve"> PAGEREF _Toc97826634 \h </w:instrText>
            </w:r>
            <w:r w:rsidR="00923BED">
              <w:rPr>
                <w:noProof/>
                <w:webHidden/>
              </w:rPr>
            </w:r>
            <w:r w:rsidR="00923BED">
              <w:rPr>
                <w:noProof/>
                <w:webHidden/>
              </w:rPr>
              <w:fldChar w:fldCharType="separate"/>
            </w:r>
            <w:r w:rsidR="00923BED">
              <w:rPr>
                <w:noProof/>
                <w:webHidden/>
              </w:rPr>
              <w:t>58</w:t>
            </w:r>
            <w:r w:rsidR="00923BED">
              <w:rPr>
                <w:noProof/>
                <w:webHidden/>
              </w:rPr>
              <w:fldChar w:fldCharType="end"/>
            </w:r>
          </w:hyperlink>
        </w:p>
        <w:p w14:paraId="7828C454" w14:textId="25D8974E" w:rsidR="00923BED" w:rsidRDefault="005169A6">
          <w:pPr>
            <w:pStyle w:val="TOC3"/>
            <w:tabs>
              <w:tab w:val="right" w:leader="dot" w:pos="8732"/>
            </w:tabs>
            <w:rPr>
              <w:rFonts w:asciiTheme="minorHAnsi" w:eastAsiaTheme="minorEastAsia" w:hAnsiTheme="minorHAnsi" w:cstheme="minorBidi"/>
              <w:noProof/>
              <w:lang w:eastAsia="el-GR"/>
            </w:rPr>
          </w:pPr>
          <w:hyperlink w:anchor="_Toc97826635" w:history="1">
            <w:r w:rsidR="00923BED" w:rsidRPr="007768A9">
              <w:rPr>
                <w:rStyle w:val="Hyperlink"/>
                <w:rFonts w:ascii="Arial" w:hAnsi="Arial" w:cs="Arial"/>
                <w:noProof/>
              </w:rPr>
              <w:t>4.3.6 Ρύθμιση απόδοσης</w:t>
            </w:r>
            <w:r w:rsidR="00923BED">
              <w:rPr>
                <w:noProof/>
                <w:webHidden/>
              </w:rPr>
              <w:tab/>
            </w:r>
            <w:r w:rsidR="00923BED">
              <w:rPr>
                <w:noProof/>
                <w:webHidden/>
              </w:rPr>
              <w:fldChar w:fldCharType="begin"/>
            </w:r>
            <w:r w:rsidR="00923BED">
              <w:rPr>
                <w:noProof/>
                <w:webHidden/>
              </w:rPr>
              <w:instrText xml:space="preserve"> PAGEREF _Toc97826635 \h </w:instrText>
            </w:r>
            <w:r w:rsidR="00923BED">
              <w:rPr>
                <w:noProof/>
                <w:webHidden/>
              </w:rPr>
            </w:r>
            <w:r w:rsidR="00923BED">
              <w:rPr>
                <w:noProof/>
                <w:webHidden/>
              </w:rPr>
              <w:fldChar w:fldCharType="separate"/>
            </w:r>
            <w:r w:rsidR="00923BED">
              <w:rPr>
                <w:noProof/>
                <w:webHidden/>
              </w:rPr>
              <w:t>59</w:t>
            </w:r>
            <w:r w:rsidR="00923BED">
              <w:rPr>
                <w:noProof/>
                <w:webHidden/>
              </w:rPr>
              <w:fldChar w:fldCharType="end"/>
            </w:r>
          </w:hyperlink>
        </w:p>
        <w:p w14:paraId="4F00BCDB" w14:textId="72C01734" w:rsidR="00923BED" w:rsidRDefault="005169A6">
          <w:pPr>
            <w:pStyle w:val="TOC3"/>
            <w:tabs>
              <w:tab w:val="right" w:leader="dot" w:pos="8732"/>
            </w:tabs>
            <w:rPr>
              <w:rFonts w:asciiTheme="minorHAnsi" w:eastAsiaTheme="minorEastAsia" w:hAnsiTheme="minorHAnsi" w:cstheme="minorBidi"/>
              <w:noProof/>
              <w:lang w:eastAsia="el-GR"/>
            </w:rPr>
          </w:pPr>
          <w:hyperlink w:anchor="_Toc97826636" w:history="1">
            <w:r w:rsidR="00923BED" w:rsidRPr="007768A9">
              <w:rPr>
                <w:rStyle w:val="Hyperlink"/>
                <w:rFonts w:ascii="Arial" w:hAnsi="Arial" w:cs="Arial"/>
                <w:noProof/>
              </w:rPr>
              <w:t>4.3.7 Παραγωγή αποτελεσμάτων</w:t>
            </w:r>
            <w:r w:rsidR="00923BED">
              <w:rPr>
                <w:noProof/>
                <w:webHidden/>
              </w:rPr>
              <w:tab/>
            </w:r>
            <w:r w:rsidR="00923BED">
              <w:rPr>
                <w:noProof/>
                <w:webHidden/>
              </w:rPr>
              <w:fldChar w:fldCharType="begin"/>
            </w:r>
            <w:r w:rsidR="00923BED">
              <w:rPr>
                <w:noProof/>
                <w:webHidden/>
              </w:rPr>
              <w:instrText xml:space="preserve"> PAGEREF _Toc97826636 \h </w:instrText>
            </w:r>
            <w:r w:rsidR="00923BED">
              <w:rPr>
                <w:noProof/>
                <w:webHidden/>
              </w:rPr>
            </w:r>
            <w:r w:rsidR="00923BED">
              <w:rPr>
                <w:noProof/>
                <w:webHidden/>
              </w:rPr>
              <w:fldChar w:fldCharType="separate"/>
            </w:r>
            <w:r w:rsidR="00923BED">
              <w:rPr>
                <w:noProof/>
                <w:webHidden/>
              </w:rPr>
              <w:t>60</w:t>
            </w:r>
            <w:r w:rsidR="00923BED">
              <w:rPr>
                <w:noProof/>
                <w:webHidden/>
              </w:rPr>
              <w:fldChar w:fldCharType="end"/>
            </w:r>
          </w:hyperlink>
        </w:p>
        <w:p w14:paraId="6A59FE97" w14:textId="32436F25" w:rsidR="00923BED" w:rsidRDefault="005169A6">
          <w:pPr>
            <w:pStyle w:val="TOC1"/>
            <w:tabs>
              <w:tab w:val="right" w:leader="dot" w:pos="8732"/>
            </w:tabs>
            <w:rPr>
              <w:rFonts w:asciiTheme="minorHAnsi" w:eastAsiaTheme="minorEastAsia" w:hAnsiTheme="minorHAnsi" w:cstheme="minorBidi"/>
              <w:noProof/>
              <w:lang w:eastAsia="el-GR"/>
            </w:rPr>
          </w:pPr>
          <w:hyperlink w:anchor="_Toc97826637" w:history="1">
            <w:r w:rsidR="00923BED" w:rsidRPr="007768A9">
              <w:rPr>
                <w:rStyle w:val="Hyperlink"/>
                <w:rFonts w:ascii="Arial" w:hAnsi="Arial" w:cs="Arial"/>
                <w:b/>
                <w:bCs/>
                <w:noProof/>
              </w:rPr>
              <w:t>ΣΥΜΠΕΡΑΣΜΑΤΑ</w:t>
            </w:r>
            <w:r w:rsidR="00923BED">
              <w:rPr>
                <w:noProof/>
                <w:webHidden/>
              </w:rPr>
              <w:tab/>
            </w:r>
            <w:r w:rsidR="00923BED">
              <w:rPr>
                <w:noProof/>
                <w:webHidden/>
              </w:rPr>
              <w:fldChar w:fldCharType="begin"/>
            </w:r>
            <w:r w:rsidR="00923BED">
              <w:rPr>
                <w:noProof/>
                <w:webHidden/>
              </w:rPr>
              <w:instrText xml:space="preserve"> PAGEREF _Toc97826637 \h </w:instrText>
            </w:r>
            <w:r w:rsidR="00923BED">
              <w:rPr>
                <w:noProof/>
                <w:webHidden/>
              </w:rPr>
            </w:r>
            <w:r w:rsidR="00923BED">
              <w:rPr>
                <w:noProof/>
                <w:webHidden/>
              </w:rPr>
              <w:fldChar w:fldCharType="separate"/>
            </w:r>
            <w:r w:rsidR="00923BED">
              <w:rPr>
                <w:noProof/>
                <w:webHidden/>
              </w:rPr>
              <w:t>70</w:t>
            </w:r>
            <w:r w:rsidR="00923BED">
              <w:rPr>
                <w:noProof/>
                <w:webHidden/>
              </w:rPr>
              <w:fldChar w:fldCharType="end"/>
            </w:r>
          </w:hyperlink>
        </w:p>
        <w:p w14:paraId="1988C950" w14:textId="329B8CDC" w:rsidR="00923BED" w:rsidRDefault="005169A6">
          <w:pPr>
            <w:pStyle w:val="TOC1"/>
            <w:tabs>
              <w:tab w:val="right" w:leader="dot" w:pos="8732"/>
            </w:tabs>
            <w:rPr>
              <w:rFonts w:asciiTheme="minorHAnsi" w:eastAsiaTheme="minorEastAsia" w:hAnsiTheme="minorHAnsi" w:cstheme="minorBidi"/>
              <w:noProof/>
              <w:lang w:eastAsia="el-GR"/>
            </w:rPr>
          </w:pPr>
          <w:hyperlink w:anchor="_Toc97826638" w:history="1">
            <w:r w:rsidR="00923BED" w:rsidRPr="007768A9">
              <w:rPr>
                <w:rStyle w:val="Hyperlink"/>
                <w:rFonts w:ascii="Arial" w:hAnsi="Arial" w:cs="Arial"/>
                <w:b/>
                <w:bCs/>
                <w:noProof/>
              </w:rPr>
              <w:t>ΒΙΒΛΙΟΓΡΑΦΙΑ</w:t>
            </w:r>
            <w:r w:rsidR="00923BED">
              <w:rPr>
                <w:noProof/>
                <w:webHidden/>
              </w:rPr>
              <w:tab/>
            </w:r>
            <w:r w:rsidR="00923BED">
              <w:rPr>
                <w:noProof/>
                <w:webHidden/>
              </w:rPr>
              <w:fldChar w:fldCharType="begin"/>
            </w:r>
            <w:r w:rsidR="00923BED">
              <w:rPr>
                <w:noProof/>
                <w:webHidden/>
              </w:rPr>
              <w:instrText xml:space="preserve"> PAGEREF _Toc97826638 \h </w:instrText>
            </w:r>
            <w:r w:rsidR="00923BED">
              <w:rPr>
                <w:noProof/>
                <w:webHidden/>
              </w:rPr>
            </w:r>
            <w:r w:rsidR="00923BED">
              <w:rPr>
                <w:noProof/>
                <w:webHidden/>
              </w:rPr>
              <w:fldChar w:fldCharType="separate"/>
            </w:r>
            <w:r w:rsidR="00923BED">
              <w:rPr>
                <w:noProof/>
                <w:webHidden/>
              </w:rPr>
              <w:t>72</w:t>
            </w:r>
            <w:r w:rsidR="00923BED">
              <w:rPr>
                <w:noProof/>
                <w:webHidden/>
              </w:rPr>
              <w:fldChar w:fldCharType="end"/>
            </w:r>
          </w:hyperlink>
        </w:p>
        <w:p w14:paraId="3EEE533F" w14:textId="2F9FCF77" w:rsidR="006E790C" w:rsidRDefault="006557E3" w:rsidP="006E790C">
          <w:pPr>
            <w:rPr>
              <w:b/>
              <w:bCs/>
              <w:noProof/>
            </w:rPr>
          </w:pPr>
          <w:r w:rsidRPr="00A257BE">
            <w:rPr>
              <w:b/>
              <w:bCs/>
              <w:noProof/>
            </w:rPr>
            <w:lastRenderedPageBreak/>
            <w:fldChar w:fldCharType="end"/>
          </w:r>
        </w:p>
      </w:sdtContent>
    </w:sdt>
    <w:p w14:paraId="4F3703FE" w14:textId="3048144B" w:rsidR="00D0260D" w:rsidRPr="00923BED" w:rsidRDefault="00D0260D" w:rsidP="00923BED">
      <w:pPr>
        <w:pStyle w:val="Default"/>
        <w:spacing w:line="360" w:lineRule="auto"/>
        <w:jc w:val="center"/>
        <w:rPr>
          <w:b/>
          <w:bCs/>
          <w:sz w:val="28"/>
          <w:szCs w:val="28"/>
        </w:rPr>
      </w:pPr>
      <w:r>
        <w:rPr>
          <w:b/>
          <w:bCs/>
          <w:sz w:val="28"/>
          <w:szCs w:val="28"/>
        </w:rPr>
        <w:t>ΚΑΤΑΛΟΓΟΣ ΣΧΗΜΑΤΩΝ</w:t>
      </w:r>
    </w:p>
    <w:p w14:paraId="2DDA25DD" w14:textId="680741AE" w:rsidR="00FB6AF6" w:rsidRDefault="003B1452">
      <w:pPr>
        <w:pStyle w:val="TableofFigures"/>
        <w:tabs>
          <w:tab w:val="right" w:leader="dot" w:pos="8732"/>
        </w:tabs>
        <w:rPr>
          <w:rFonts w:asciiTheme="minorHAnsi" w:eastAsiaTheme="minorEastAsia" w:hAnsiTheme="minorHAnsi" w:cstheme="minorBidi"/>
          <w:noProof/>
          <w:lang w:eastAsia="el-GR"/>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826639" w:history="1">
        <w:r w:rsidR="00FB6AF6" w:rsidRPr="00C43EB9">
          <w:rPr>
            <w:rStyle w:val="Hyperlink"/>
            <w:rFonts w:ascii="Arial" w:hAnsi="Arial" w:cs="Arial"/>
            <w:b/>
            <w:bCs/>
            <w:noProof/>
          </w:rPr>
          <w:t>Εικόνα 1:</w:t>
        </w:r>
        <w:r w:rsidR="00FB6AF6" w:rsidRPr="00C43EB9">
          <w:rPr>
            <w:rStyle w:val="Hyperlink"/>
            <w:rFonts w:ascii="Arial" w:hAnsi="Arial" w:cs="Arial"/>
            <w:noProof/>
          </w:rPr>
          <w:t xml:space="preserve"> Βασικές υποκατηγορίες της Τεχνητής Νοημοσύνης</w:t>
        </w:r>
        <w:r w:rsidR="00FB6AF6">
          <w:rPr>
            <w:noProof/>
            <w:webHidden/>
          </w:rPr>
          <w:tab/>
        </w:r>
        <w:r w:rsidR="00FB6AF6">
          <w:rPr>
            <w:noProof/>
            <w:webHidden/>
          </w:rPr>
          <w:fldChar w:fldCharType="begin"/>
        </w:r>
        <w:r w:rsidR="00FB6AF6">
          <w:rPr>
            <w:noProof/>
            <w:webHidden/>
          </w:rPr>
          <w:instrText xml:space="preserve"> PAGEREF _Toc97826639 \h </w:instrText>
        </w:r>
        <w:r w:rsidR="00FB6AF6">
          <w:rPr>
            <w:noProof/>
            <w:webHidden/>
          </w:rPr>
        </w:r>
        <w:r w:rsidR="00FB6AF6">
          <w:rPr>
            <w:noProof/>
            <w:webHidden/>
          </w:rPr>
          <w:fldChar w:fldCharType="separate"/>
        </w:r>
        <w:r w:rsidR="00FB6AF6">
          <w:rPr>
            <w:noProof/>
            <w:webHidden/>
          </w:rPr>
          <w:t>17</w:t>
        </w:r>
        <w:r w:rsidR="00FB6AF6">
          <w:rPr>
            <w:noProof/>
            <w:webHidden/>
          </w:rPr>
          <w:fldChar w:fldCharType="end"/>
        </w:r>
      </w:hyperlink>
    </w:p>
    <w:p w14:paraId="24EB581E" w14:textId="4F9D7E68"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0" w:history="1">
        <w:r w:rsidR="00FB6AF6" w:rsidRPr="00C43EB9">
          <w:rPr>
            <w:rStyle w:val="Hyperlink"/>
            <w:rFonts w:ascii="Arial" w:hAnsi="Arial" w:cs="Arial"/>
            <w:b/>
            <w:bCs/>
            <w:noProof/>
          </w:rPr>
          <w:t>Εικόνα 2:</w:t>
        </w:r>
        <w:r w:rsidR="00FB6AF6" w:rsidRPr="00C43EB9">
          <w:rPr>
            <w:rStyle w:val="Hyperlink"/>
            <w:rFonts w:ascii="Arial" w:hAnsi="Arial" w:cs="Arial"/>
            <w:noProof/>
          </w:rPr>
          <w:t xml:space="preserve"> Αναπαράσταση ενός βιολογικού νευρώνα</w:t>
        </w:r>
        <w:r w:rsidR="00FB6AF6">
          <w:rPr>
            <w:noProof/>
            <w:webHidden/>
          </w:rPr>
          <w:tab/>
        </w:r>
        <w:r w:rsidR="00FB6AF6">
          <w:rPr>
            <w:noProof/>
            <w:webHidden/>
          </w:rPr>
          <w:fldChar w:fldCharType="begin"/>
        </w:r>
        <w:r w:rsidR="00FB6AF6">
          <w:rPr>
            <w:noProof/>
            <w:webHidden/>
          </w:rPr>
          <w:instrText xml:space="preserve"> PAGEREF _Toc97826640 \h </w:instrText>
        </w:r>
        <w:r w:rsidR="00FB6AF6">
          <w:rPr>
            <w:noProof/>
            <w:webHidden/>
          </w:rPr>
        </w:r>
        <w:r w:rsidR="00FB6AF6">
          <w:rPr>
            <w:noProof/>
            <w:webHidden/>
          </w:rPr>
          <w:fldChar w:fldCharType="separate"/>
        </w:r>
        <w:r w:rsidR="00FB6AF6">
          <w:rPr>
            <w:noProof/>
            <w:webHidden/>
          </w:rPr>
          <w:t>20</w:t>
        </w:r>
        <w:r w:rsidR="00FB6AF6">
          <w:rPr>
            <w:noProof/>
            <w:webHidden/>
          </w:rPr>
          <w:fldChar w:fldCharType="end"/>
        </w:r>
      </w:hyperlink>
    </w:p>
    <w:p w14:paraId="73A03FA7" w14:textId="692BC7D1" w:rsidR="00FB6AF6" w:rsidRDefault="005169A6">
      <w:pPr>
        <w:pStyle w:val="TableofFigures"/>
        <w:tabs>
          <w:tab w:val="right" w:leader="dot" w:pos="8732"/>
        </w:tabs>
        <w:rPr>
          <w:rFonts w:asciiTheme="minorHAnsi" w:eastAsiaTheme="minorEastAsia" w:hAnsiTheme="minorHAnsi" w:cstheme="minorBidi"/>
          <w:noProof/>
          <w:lang w:eastAsia="el-GR"/>
        </w:rPr>
      </w:pPr>
      <w:hyperlink r:id="rId11" w:anchor="_Toc97826641" w:history="1">
        <w:r w:rsidR="00FB6AF6" w:rsidRPr="00C43EB9">
          <w:rPr>
            <w:rStyle w:val="Hyperlink"/>
            <w:rFonts w:ascii="Arial" w:hAnsi="Arial" w:cs="Arial"/>
            <w:b/>
            <w:bCs/>
            <w:noProof/>
          </w:rPr>
          <w:t>Εικόνα 3:</w:t>
        </w:r>
        <w:r w:rsidR="00FB6AF6" w:rsidRPr="00C43EB9">
          <w:rPr>
            <w:rStyle w:val="Hyperlink"/>
            <w:rFonts w:ascii="Arial" w:hAnsi="Arial" w:cs="Arial"/>
            <w:noProof/>
          </w:rPr>
          <w:t xml:space="preserve"> Σχηματική αναπαράσταση του τεχνητού νευρώνα/</w:t>
        </w:r>
        <w:r w:rsidR="00FB6AF6" w:rsidRPr="00C43EB9">
          <w:rPr>
            <w:rStyle w:val="Hyperlink"/>
            <w:rFonts w:ascii="Arial" w:hAnsi="Arial" w:cs="Arial"/>
            <w:noProof/>
            <w:lang w:val="en-US"/>
          </w:rPr>
          <w:t>perceptron</w:t>
        </w:r>
        <w:r w:rsidR="00FB6AF6">
          <w:rPr>
            <w:noProof/>
            <w:webHidden/>
          </w:rPr>
          <w:tab/>
        </w:r>
        <w:r w:rsidR="00FB6AF6">
          <w:rPr>
            <w:noProof/>
            <w:webHidden/>
          </w:rPr>
          <w:fldChar w:fldCharType="begin"/>
        </w:r>
        <w:r w:rsidR="00FB6AF6">
          <w:rPr>
            <w:noProof/>
            <w:webHidden/>
          </w:rPr>
          <w:instrText xml:space="preserve"> PAGEREF _Toc97826641 \h </w:instrText>
        </w:r>
        <w:r w:rsidR="00FB6AF6">
          <w:rPr>
            <w:noProof/>
            <w:webHidden/>
          </w:rPr>
        </w:r>
        <w:r w:rsidR="00FB6AF6">
          <w:rPr>
            <w:noProof/>
            <w:webHidden/>
          </w:rPr>
          <w:fldChar w:fldCharType="separate"/>
        </w:r>
        <w:r w:rsidR="00FB6AF6">
          <w:rPr>
            <w:noProof/>
            <w:webHidden/>
          </w:rPr>
          <w:t>21</w:t>
        </w:r>
        <w:r w:rsidR="00FB6AF6">
          <w:rPr>
            <w:noProof/>
            <w:webHidden/>
          </w:rPr>
          <w:fldChar w:fldCharType="end"/>
        </w:r>
      </w:hyperlink>
    </w:p>
    <w:p w14:paraId="65B6D1D1" w14:textId="2956273B"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2" w:history="1">
        <w:r w:rsidR="00FB6AF6" w:rsidRPr="00C43EB9">
          <w:rPr>
            <w:rStyle w:val="Hyperlink"/>
            <w:rFonts w:ascii="Arial" w:hAnsi="Arial" w:cs="Arial"/>
            <w:b/>
            <w:bCs/>
            <w:noProof/>
          </w:rPr>
          <w:t>Εικόνα 4:</w:t>
        </w:r>
        <w:r w:rsidR="00FB6AF6" w:rsidRPr="00C43EB9">
          <w:rPr>
            <w:rStyle w:val="Hyperlink"/>
            <w:rFonts w:ascii="Arial" w:hAnsi="Arial" w:cs="Arial"/>
            <w:noProof/>
          </w:rPr>
          <w:t xml:space="preserve"> Αναπαράστη ενός </w:t>
        </w:r>
        <w:r w:rsidR="00FB6AF6" w:rsidRPr="00C43EB9">
          <w:rPr>
            <w:rStyle w:val="Hyperlink"/>
            <w:rFonts w:ascii="Arial" w:hAnsi="Arial" w:cs="Arial"/>
            <w:noProof/>
            <w:lang w:val="en-US"/>
          </w:rPr>
          <w:t>Deep</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Neural</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Network</w:t>
        </w:r>
        <w:r w:rsidR="00FB6AF6">
          <w:rPr>
            <w:noProof/>
            <w:webHidden/>
          </w:rPr>
          <w:tab/>
        </w:r>
        <w:r w:rsidR="00FB6AF6">
          <w:rPr>
            <w:noProof/>
            <w:webHidden/>
          </w:rPr>
          <w:fldChar w:fldCharType="begin"/>
        </w:r>
        <w:r w:rsidR="00FB6AF6">
          <w:rPr>
            <w:noProof/>
            <w:webHidden/>
          </w:rPr>
          <w:instrText xml:space="preserve"> PAGEREF _Toc97826642 \h </w:instrText>
        </w:r>
        <w:r w:rsidR="00FB6AF6">
          <w:rPr>
            <w:noProof/>
            <w:webHidden/>
          </w:rPr>
        </w:r>
        <w:r w:rsidR="00FB6AF6">
          <w:rPr>
            <w:noProof/>
            <w:webHidden/>
          </w:rPr>
          <w:fldChar w:fldCharType="separate"/>
        </w:r>
        <w:r w:rsidR="00FB6AF6">
          <w:rPr>
            <w:noProof/>
            <w:webHidden/>
          </w:rPr>
          <w:t>26</w:t>
        </w:r>
        <w:r w:rsidR="00FB6AF6">
          <w:rPr>
            <w:noProof/>
            <w:webHidden/>
          </w:rPr>
          <w:fldChar w:fldCharType="end"/>
        </w:r>
      </w:hyperlink>
    </w:p>
    <w:p w14:paraId="319C2B59" w14:textId="5DFC0B9B" w:rsidR="00FB6AF6" w:rsidRDefault="005169A6">
      <w:pPr>
        <w:pStyle w:val="TableofFigures"/>
        <w:tabs>
          <w:tab w:val="right" w:leader="dot" w:pos="8732"/>
        </w:tabs>
        <w:rPr>
          <w:rFonts w:asciiTheme="minorHAnsi" w:eastAsiaTheme="minorEastAsia" w:hAnsiTheme="minorHAnsi" w:cstheme="minorBidi"/>
          <w:noProof/>
          <w:lang w:eastAsia="el-GR"/>
        </w:rPr>
      </w:pPr>
      <w:hyperlink r:id="rId12" w:anchor="_Toc97826643" w:history="1">
        <w:r w:rsidR="00FB6AF6" w:rsidRPr="00C43EB9">
          <w:rPr>
            <w:rStyle w:val="Hyperlink"/>
            <w:rFonts w:ascii="Arial" w:hAnsi="Arial" w:cs="Arial"/>
            <w:b/>
            <w:bCs/>
            <w:noProof/>
          </w:rPr>
          <w:t>Εικόνα 5:</w:t>
        </w:r>
        <w:r w:rsidR="00FB6AF6" w:rsidRPr="00C43EB9">
          <w:rPr>
            <w:rStyle w:val="Hyperlink"/>
            <w:rFonts w:ascii="Arial" w:hAnsi="Arial" w:cs="Arial"/>
            <w:noProof/>
          </w:rPr>
          <w:t xml:space="preserve"> CNN: Διαδικασία εξαγωγής χαρακτηριστικών</w:t>
        </w:r>
        <w:r w:rsidR="00FB6AF6">
          <w:rPr>
            <w:noProof/>
            <w:webHidden/>
          </w:rPr>
          <w:tab/>
        </w:r>
        <w:r w:rsidR="00FB6AF6">
          <w:rPr>
            <w:noProof/>
            <w:webHidden/>
          </w:rPr>
          <w:fldChar w:fldCharType="begin"/>
        </w:r>
        <w:r w:rsidR="00FB6AF6">
          <w:rPr>
            <w:noProof/>
            <w:webHidden/>
          </w:rPr>
          <w:instrText xml:space="preserve"> PAGEREF _Toc97826643 \h </w:instrText>
        </w:r>
        <w:r w:rsidR="00FB6AF6">
          <w:rPr>
            <w:noProof/>
            <w:webHidden/>
          </w:rPr>
        </w:r>
        <w:r w:rsidR="00FB6AF6">
          <w:rPr>
            <w:noProof/>
            <w:webHidden/>
          </w:rPr>
          <w:fldChar w:fldCharType="separate"/>
        </w:r>
        <w:r w:rsidR="00FB6AF6">
          <w:rPr>
            <w:noProof/>
            <w:webHidden/>
          </w:rPr>
          <w:t>27</w:t>
        </w:r>
        <w:r w:rsidR="00FB6AF6">
          <w:rPr>
            <w:noProof/>
            <w:webHidden/>
          </w:rPr>
          <w:fldChar w:fldCharType="end"/>
        </w:r>
      </w:hyperlink>
    </w:p>
    <w:p w14:paraId="4F37C8CD" w14:textId="7BBEB393"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4" w:history="1">
        <w:r w:rsidR="00FB6AF6" w:rsidRPr="00C43EB9">
          <w:rPr>
            <w:rStyle w:val="Hyperlink"/>
            <w:rFonts w:ascii="Arial" w:hAnsi="Arial" w:cs="Arial"/>
            <w:b/>
            <w:bCs/>
            <w:noProof/>
          </w:rPr>
          <w:t>Εικόνα 6:</w:t>
        </w:r>
        <w:r w:rsidR="00FB6AF6" w:rsidRPr="00C43EB9">
          <w:rPr>
            <w:rStyle w:val="Hyperlink"/>
            <w:rFonts w:ascii="Arial" w:hAnsi="Arial" w:cs="Arial"/>
            <w:noProof/>
          </w:rPr>
          <w:t xml:space="preserve"> Σχηματική αναπαράσταση ενός Ανατροφοδοτούμενου Νευρωνικού Δικτύου</w:t>
        </w:r>
        <w:r w:rsidR="00FB6AF6">
          <w:rPr>
            <w:noProof/>
            <w:webHidden/>
          </w:rPr>
          <w:tab/>
        </w:r>
        <w:r w:rsidR="00FB6AF6">
          <w:rPr>
            <w:noProof/>
            <w:webHidden/>
          </w:rPr>
          <w:fldChar w:fldCharType="begin"/>
        </w:r>
        <w:r w:rsidR="00FB6AF6">
          <w:rPr>
            <w:noProof/>
            <w:webHidden/>
          </w:rPr>
          <w:instrText xml:space="preserve"> PAGEREF _Toc97826644 \h </w:instrText>
        </w:r>
        <w:r w:rsidR="00FB6AF6">
          <w:rPr>
            <w:noProof/>
            <w:webHidden/>
          </w:rPr>
        </w:r>
        <w:r w:rsidR="00FB6AF6">
          <w:rPr>
            <w:noProof/>
            <w:webHidden/>
          </w:rPr>
          <w:fldChar w:fldCharType="separate"/>
        </w:r>
        <w:r w:rsidR="00FB6AF6">
          <w:rPr>
            <w:noProof/>
            <w:webHidden/>
          </w:rPr>
          <w:t>28</w:t>
        </w:r>
        <w:r w:rsidR="00FB6AF6">
          <w:rPr>
            <w:noProof/>
            <w:webHidden/>
          </w:rPr>
          <w:fldChar w:fldCharType="end"/>
        </w:r>
      </w:hyperlink>
    </w:p>
    <w:p w14:paraId="2A1F47A7" w14:textId="33987B4B" w:rsidR="00FB6AF6" w:rsidRDefault="005169A6">
      <w:pPr>
        <w:pStyle w:val="TableofFigures"/>
        <w:tabs>
          <w:tab w:val="right" w:leader="dot" w:pos="8732"/>
        </w:tabs>
        <w:rPr>
          <w:rFonts w:asciiTheme="minorHAnsi" w:eastAsiaTheme="minorEastAsia" w:hAnsiTheme="minorHAnsi" w:cstheme="minorBidi"/>
          <w:noProof/>
          <w:lang w:eastAsia="el-GR"/>
        </w:rPr>
      </w:pPr>
      <w:hyperlink r:id="rId13" w:anchor="_Toc97826645" w:history="1">
        <w:r w:rsidR="00FB6AF6" w:rsidRPr="00C43EB9">
          <w:rPr>
            <w:rStyle w:val="Hyperlink"/>
            <w:rFonts w:ascii="Arial" w:hAnsi="Arial" w:cs="Arial"/>
            <w:b/>
            <w:bCs/>
            <w:noProof/>
          </w:rPr>
          <w:t>Εικόνα 7:</w:t>
        </w:r>
        <w:r w:rsidR="00FB6AF6" w:rsidRPr="00C43EB9">
          <w:rPr>
            <w:rStyle w:val="Hyperlink"/>
            <w:rFonts w:ascii="Arial" w:hAnsi="Arial" w:cs="Arial"/>
            <w:noProof/>
          </w:rPr>
          <w:t xml:space="preserve"> Η κίνηση του διαδικτύου τα τελευταία 30 χρόνια</w:t>
        </w:r>
        <w:r w:rsidR="00FB6AF6">
          <w:rPr>
            <w:noProof/>
            <w:webHidden/>
          </w:rPr>
          <w:tab/>
        </w:r>
        <w:r w:rsidR="00FB6AF6">
          <w:rPr>
            <w:noProof/>
            <w:webHidden/>
          </w:rPr>
          <w:fldChar w:fldCharType="begin"/>
        </w:r>
        <w:r w:rsidR="00FB6AF6">
          <w:rPr>
            <w:noProof/>
            <w:webHidden/>
          </w:rPr>
          <w:instrText xml:space="preserve"> PAGEREF _Toc97826645 \h </w:instrText>
        </w:r>
        <w:r w:rsidR="00FB6AF6">
          <w:rPr>
            <w:noProof/>
            <w:webHidden/>
          </w:rPr>
        </w:r>
        <w:r w:rsidR="00FB6AF6">
          <w:rPr>
            <w:noProof/>
            <w:webHidden/>
          </w:rPr>
          <w:fldChar w:fldCharType="separate"/>
        </w:r>
        <w:r w:rsidR="00FB6AF6">
          <w:rPr>
            <w:noProof/>
            <w:webHidden/>
          </w:rPr>
          <w:t>39</w:t>
        </w:r>
        <w:r w:rsidR="00FB6AF6">
          <w:rPr>
            <w:noProof/>
            <w:webHidden/>
          </w:rPr>
          <w:fldChar w:fldCharType="end"/>
        </w:r>
      </w:hyperlink>
    </w:p>
    <w:p w14:paraId="0D0C89B8" w14:textId="25684B8C"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6" w:history="1">
        <w:r w:rsidR="00FB6AF6" w:rsidRPr="00C43EB9">
          <w:rPr>
            <w:rStyle w:val="Hyperlink"/>
            <w:rFonts w:ascii="Arial" w:hAnsi="Arial" w:cs="Arial"/>
            <w:b/>
            <w:bCs/>
            <w:noProof/>
          </w:rPr>
          <w:t>Εικόνα 8:</w:t>
        </w:r>
        <w:r w:rsidR="00FB6AF6" w:rsidRPr="00C43EB9">
          <w:rPr>
            <w:rStyle w:val="Hyperlink"/>
            <w:rFonts w:ascii="Arial" w:hAnsi="Arial" w:cs="Arial"/>
            <w:noProof/>
          </w:rPr>
          <w:t xml:space="preserve"> Εντοπισμός της στάσης του ανθρώπινου σώματος</w:t>
        </w:r>
        <w:r w:rsidR="00FB6AF6">
          <w:rPr>
            <w:noProof/>
            <w:webHidden/>
          </w:rPr>
          <w:tab/>
        </w:r>
        <w:r w:rsidR="00FB6AF6">
          <w:rPr>
            <w:noProof/>
            <w:webHidden/>
          </w:rPr>
          <w:fldChar w:fldCharType="begin"/>
        </w:r>
        <w:r w:rsidR="00FB6AF6">
          <w:rPr>
            <w:noProof/>
            <w:webHidden/>
          </w:rPr>
          <w:instrText xml:space="preserve"> PAGEREF _Toc97826646 \h </w:instrText>
        </w:r>
        <w:r w:rsidR="00FB6AF6">
          <w:rPr>
            <w:noProof/>
            <w:webHidden/>
          </w:rPr>
        </w:r>
        <w:r w:rsidR="00FB6AF6">
          <w:rPr>
            <w:noProof/>
            <w:webHidden/>
          </w:rPr>
          <w:fldChar w:fldCharType="separate"/>
        </w:r>
        <w:r w:rsidR="00FB6AF6">
          <w:rPr>
            <w:noProof/>
            <w:webHidden/>
          </w:rPr>
          <w:t>49</w:t>
        </w:r>
        <w:r w:rsidR="00FB6AF6">
          <w:rPr>
            <w:noProof/>
            <w:webHidden/>
          </w:rPr>
          <w:fldChar w:fldCharType="end"/>
        </w:r>
      </w:hyperlink>
    </w:p>
    <w:p w14:paraId="350C063A" w14:textId="165AC732"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7" w:history="1">
        <w:r w:rsidR="00FB6AF6" w:rsidRPr="00C43EB9">
          <w:rPr>
            <w:rStyle w:val="Hyperlink"/>
            <w:rFonts w:ascii="Arial" w:hAnsi="Arial" w:cs="Arial"/>
            <w:b/>
            <w:bCs/>
            <w:noProof/>
          </w:rPr>
          <w:t>Εικόνα 9:</w:t>
        </w:r>
        <w:r w:rsidR="00FB6AF6" w:rsidRPr="00C43EB9">
          <w:rPr>
            <w:rStyle w:val="Hyperlink"/>
            <w:rFonts w:ascii="Arial" w:hAnsi="Arial" w:cs="Arial"/>
            <w:noProof/>
          </w:rPr>
          <w:t xml:space="preserve"> Λογότυπο του MediaPipe</w:t>
        </w:r>
        <w:r w:rsidR="00FB6AF6">
          <w:rPr>
            <w:noProof/>
            <w:webHidden/>
          </w:rPr>
          <w:tab/>
        </w:r>
        <w:r w:rsidR="00FB6AF6">
          <w:rPr>
            <w:noProof/>
            <w:webHidden/>
          </w:rPr>
          <w:fldChar w:fldCharType="begin"/>
        </w:r>
        <w:r w:rsidR="00FB6AF6">
          <w:rPr>
            <w:noProof/>
            <w:webHidden/>
          </w:rPr>
          <w:instrText xml:space="preserve"> PAGEREF _Toc97826647 \h </w:instrText>
        </w:r>
        <w:r w:rsidR="00FB6AF6">
          <w:rPr>
            <w:noProof/>
            <w:webHidden/>
          </w:rPr>
        </w:r>
        <w:r w:rsidR="00FB6AF6">
          <w:rPr>
            <w:noProof/>
            <w:webHidden/>
          </w:rPr>
          <w:fldChar w:fldCharType="separate"/>
        </w:r>
        <w:r w:rsidR="00FB6AF6">
          <w:rPr>
            <w:noProof/>
            <w:webHidden/>
          </w:rPr>
          <w:t>50</w:t>
        </w:r>
        <w:r w:rsidR="00FB6AF6">
          <w:rPr>
            <w:noProof/>
            <w:webHidden/>
          </w:rPr>
          <w:fldChar w:fldCharType="end"/>
        </w:r>
      </w:hyperlink>
    </w:p>
    <w:p w14:paraId="2957A342" w14:textId="117D7E16"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8" w:history="1">
        <w:r w:rsidR="00FB6AF6" w:rsidRPr="00C43EB9">
          <w:rPr>
            <w:rStyle w:val="Hyperlink"/>
            <w:rFonts w:ascii="Arial" w:hAnsi="Arial" w:cs="Arial"/>
            <w:b/>
            <w:bCs/>
            <w:noProof/>
          </w:rPr>
          <w:t>Εικόνα 10:</w:t>
        </w:r>
        <w:r w:rsidR="00FB6AF6" w:rsidRPr="00C43EB9">
          <w:rPr>
            <w:rStyle w:val="Hyperlink"/>
            <w:rFonts w:ascii="Arial" w:hAnsi="Arial" w:cs="Arial"/>
            <w:noProof/>
          </w:rPr>
          <w:t xml:space="preserve"> Λογότυπο του scikit-learn</w:t>
        </w:r>
        <w:r w:rsidR="00FB6AF6">
          <w:rPr>
            <w:noProof/>
            <w:webHidden/>
          </w:rPr>
          <w:tab/>
        </w:r>
        <w:r w:rsidR="00FB6AF6">
          <w:rPr>
            <w:noProof/>
            <w:webHidden/>
          </w:rPr>
          <w:fldChar w:fldCharType="begin"/>
        </w:r>
        <w:r w:rsidR="00FB6AF6">
          <w:rPr>
            <w:noProof/>
            <w:webHidden/>
          </w:rPr>
          <w:instrText xml:space="preserve"> PAGEREF _Toc97826648 \h </w:instrText>
        </w:r>
        <w:r w:rsidR="00FB6AF6">
          <w:rPr>
            <w:noProof/>
            <w:webHidden/>
          </w:rPr>
        </w:r>
        <w:r w:rsidR="00FB6AF6">
          <w:rPr>
            <w:noProof/>
            <w:webHidden/>
          </w:rPr>
          <w:fldChar w:fldCharType="separate"/>
        </w:r>
        <w:r w:rsidR="00FB6AF6">
          <w:rPr>
            <w:noProof/>
            <w:webHidden/>
          </w:rPr>
          <w:t>51</w:t>
        </w:r>
        <w:r w:rsidR="00FB6AF6">
          <w:rPr>
            <w:noProof/>
            <w:webHidden/>
          </w:rPr>
          <w:fldChar w:fldCharType="end"/>
        </w:r>
      </w:hyperlink>
    </w:p>
    <w:p w14:paraId="221ED9B2" w14:textId="2DB4F090"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49" w:history="1">
        <w:r w:rsidR="00FB6AF6" w:rsidRPr="00C43EB9">
          <w:rPr>
            <w:rStyle w:val="Hyperlink"/>
            <w:rFonts w:ascii="Arial" w:hAnsi="Arial" w:cs="Arial"/>
            <w:b/>
            <w:bCs/>
            <w:noProof/>
          </w:rPr>
          <w:t>Εικόνα 11:</w:t>
        </w:r>
        <w:r w:rsidR="00FB6AF6" w:rsidRPr="00C43EB9">
          <w:rPr>
            <w:rStyle w:val="Hyperlink"/>
            <w:rFonts w:ascii="Arial" w:hAnsi="Arial" w:cs="Arial"/>
            <w:noProof/>
          </w:rPr>
          <w:t xml:space="preserve"> Λογότυπο του pandas</w:t>
        </w:r>
        <w:r w:rsidR="00FB6AF6">
          <w:rPr>
            <w:noProof/>
            <w:webHidden/>
          </w:rPr>
          <w:tab/>
        </w:r>
        <w:r w:rsidR="00FB6AF6">
          <w:rPr>
            <w:noProof/>
            <w:webHidden/>
          </w:rPr>
          <w:fldChar w:fldCharType="begin"/>
        </w:r>
        <w:r w:rsidR="00FB6AF6">
          <w:rPr>
            <w:noProof/>
            <w:webHidden/>
          </w:rPr>
          <w:instrText xml:space="preserve"> PAGEREF _Toc97826649 \h </w:instrText>
        </w:r>
        <w:r w:rsidR="00FB6AF6">
          <w:rPr>
            <w:noProof/>
            <w:webHidden/>
          </w:rPr>
        </w:r>
        <w:r w:rsidR="00FB6AF6">
          <w:rPr>
            <w:noProof/>
            <w:webHidden/>
          </w:rPr>
          <w:fldChar w:fldCharType="separate"/>
        </w:r>
        <w:r w:rsidR="00FB6AF6">
          <w:rPr>
            <w:noProof/>
            <w:webHidden/>
          </w:rPr>
          <w:t>51</w:t>
        </w:r>
        <w:r w:rsidR="00FB6AF6">
          <w:rPr>
            <w:noProof/>
            <w:webHidden/>
          </w:rPr>
          <w:fldChar w:fldCharType="end"/>
        </w:r>
      </w:hyperlink>
    </w:p>
    <w:p w14:paraId="1492366B" w14:textId="08595D02"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0" w:history="1">
        <w:r w:rsidR="00FB6AF6" w:rsidRPr="00C43EB9">
          <w:rPr>
            <w:rStyle w:val="Hyperlink"/>
            <w:rFonts w:ascii="Arial" w:hAnsi="Arial" w:cs="Arial"/>
            <w:b/>
            <w:bCs/>
            <w:noProof/>
          </w:rPr>
          <w:t>Εικόνα 12:</w:t>
        </w:r>
        <w:r w:rsidR="00FB6AF6" w:rsidRPr="00C43EB9">
          <w:rPr>
            <w:rStyle w:val="Hyperlink"/>
            <w:rFonts w:ascii="Arial" w:hAnsi="Arial" w:cs="Arial"/>
            <w:noProof/>
          </w:rPr>
          <w:t xml:space="preserve"> Λογότυπο του </w:t>
        </w:r>
        <w:r w:rsidR="00FB6AF6" w:rsidRPr="00C43EB9">
          <w:rPr>
            <w:rStyle w:val="Hyperlink"/>
            <w:rFonts w:ascii="Arial" w:hAnsi="Arial" w:cs="Arial"/>
            <w:noProof/>
            <w:lang w:val="en-US"/>
          </w:rPr>
          <w:t>OpenCV</w:t>
        </w:r>
        <w:r w:rsidR="00FB6AF6">
          <w:rPr>
            <w:noProof/>
            <w:webHidden/>
          </w:rPr>
          <w:tab/>
        </w:r>
        <w:r w:rsidR="00FB6AF6">
          <w:rPr>
            <w:noProof/>
            <w:webHidden/>
          </w:rPr>
          <w:fldChar w:fldCharType="begin"/>
        </w:r>
        <w:r w:rsidR="00FB6AF6">
          <w:rPr>
            <w:noProof/>
            <w:webHidden/>
          </w:rPr>
          <w:instrText xml:space="preserve"> PAGEREF _Toc97826650 \h </w:instrText>
        </w:r>
        <w:r w:rsidR="00FB6AF6">
          <w:rPr>
            <w:noProof/>
            <w:webHidden/>
          </w:rPr>
        </w:r>
        <w:r w:rsidR="00FB6AF6">
          <w:rPr>
            <w:noProof/>
            <w:webHidden/>
          </w:rPr>
          <w:fldChar w:fldCharType="separate"/>
        </w:r>
        <w:r w:rsidR="00FB6AF6">
          <w:rPr>
            <w:noProof/>
            <w:webHidden/>
          </w:rPr>
          <w:t>52</w:t>
        </w:r>
        <w:r w:rsidR="00FB6AF6">
          <w:rPr>
            <w:noProof/>
            <w:webHidden/>
          </w:rPr>
          <w:fldChar w:fldCharType="end"/>
        </w:r>
      </w:hyperlink>
    </w:p>
    <w:p w14:paraId="483E558D" w14:textId="4D052191"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1" w:history="1">
        <w:r w:rsidR="00FB6AF6" w:rsidRPr="00C43EB9">
          <w:rPr>
            <w:rStyle w:val="Hyperlink"/>
            <w:rFonts w:ascii="Arial" w:hAnsi="Arial" w:cs="Arial"/>
            <w:b/>
            <w:bCs/>
            <w:noProof/>
          </w:rPr>
          <w:t>Εικόνα 13:</w:t>
        </w:r>
        <w:r w:rsidR="00FB6AF6" w:rsidRPr="00C43EB9">
          <w:rPr>
            <w:rStyle w:val="Hyperlink"/>
            <w:rFonts w:ascii="Arial" w:hAnsi="Arial" w:cs="Arial"/>
            <w:noProof/>
          </w:rPr>
          <w:t xml:space="preserve"> Λογότυπο της βιβλιοθήκης </w:t>
        </w:r>
        <w:r w:rsidR="00FB6AF6" w:rsidRPr="00C43EB9">
          <w:rPr>
            <w:rStyle w:val="Hyperlink"/>
            <w:rFonts w:ascii="Arial" w:hAnsi="Arial" w:cs="Arial"/>
            <w:noProof/>
            <w:lang w:val="en-US"/>
          </w:rPr>
          <w:t>matplotlib</w:t>
        </w:r>
        <w:r w:rsidR="00FB6AF6">
          <w:rPr>
            <w:noProof/>
            <w:webHidden/>
          </w:rPr>
          <w:tab/>
        </w:r>
        <w:r w:rsidR="00FB6AF6">
          <w:rPr>
            <w:noProof/>
            <w:webHidden/>
          </w:rPr>
          <w:fldChar w:fldCharType="begin"/>
        </w:r>
        <w:r w:rsidR="00FB6AF6">
          <w:rPr>
            <w:noProof/>
            <w:webHidden/>
          </w:rPr>
          <w:instrText xml:space="preserve"> PAGEREF _Toc97826651 \h </w:instrText>
        </w:r>
        <w:r w:rsidR="00FB6AF6">
          <w:rPr>
            <w:noProof/>
            <w:webHidden/>
          </w:rPr>
        </w:r>
        <w:r w:rsidR="00FB6AF6">
          <w:rPr>
            <w:noProof/>
            <w:webHidden/>
          </w:rPr>
          <w:fldChar w:fldCharType="separate"/>
        </w:r>
        <w:r w:rsidR="00FB6AF6">
          <w:rPr>
            <w:noProof/>
            <w:webHidden/>
          </w:rPr>
          <w:t>52</w:t>
        </w:r>
        <w:r w:rsidR="00FB6AF6">
          <w:rPr>
            <w:noProof/>
            <w:webHidden/>
          </w:rPr>
          <w:fldChar w:fldCharType="end"/>
        </w:r>
      </w:hyperlink>
    </w:p>
    <w:p w14:paraId="1A64E249" w14:textId="42CED782"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2" w:history="1">
        <w:r w:rsidR="00FB6AF6" w:rsidRPr="00C43EB9">
          <w:rPr>
            <w:rStyle w:val="Hyperlink"/>
            <w:rFonts w:ascii="Arial" w:hAnsi="Arial" w:cs="Arial"/>
            <w:b/>
            <w:bCs/>
            <w:noProof/>
          </w:rPr>
          <w:t>Εικόνα 14:</w:t>
        </w:r>
        <w:r w:rsidR="00FB6AF6" w:rsidRPr="00C43EB9">
          <w:rPr>
            <w:rStyle w:val="Hyperlink"/>
            <w:rFonts w:ascii="Arial" w:hAnsi="Arial" w:cs="Arial"/>
            <w:noProof/>
          </w:rPr>
          <w:t xml:space="preserve"> Δημιουργία των </w:t>
        </w:r>
        <w:r w:rsidR="00FB6AF6" w:rsidRPr="00C43EB9">
          <w:rPr>
            <w:rStyle w:val="Hyperlink"/>
            <w:rFonts w:ascii="Arial" w:hAnsi="Arial" w:cs="Arial"/>
            <w:noProof/>
            <w:lang w:val="en-US"/>
          </w:rPr>
          <w:t>Excel</w:t>
        </w:r>
        <w:r w:rsidR="00FB6AF6" w:rsidRPr="00C43EB9">
          <w:rPr>
            <w:rStyle w:val="Hyperlink"/>
            <w:rFonts w:ascii="Arial" w:hAnsi="Arial" w:cs="Arial"/>
            <w:noProof/>
          </w:rPr>
          <w:t xml:space="preserve"> όπου θα εκχωρηθούν οι συντεταγμένες</w:t>
        </w:r>
        <w:r w:rsidR="00FB6AF6">
          <w:rPr>
            <w:noProof/>
            <w:webHidden/>
          </w:rPr>
          <w:tab/>
        </w:r>
        <w:r w:rsidR="00FB6AF6">
          <w:rPr>
            <w:noProof/>
            <w:webHidden/>
          </w:rPr>
          <w:fldChar w:fldCharType="begin"/>
        </w:r>
        <w:r w:rsidR="00FB6AF6">
          <w:rPr>
            <w:noProof/>
            <w:webHidden/>
          </w:rPr>
          <w:instrText xml:space="preserve"> PAGEREF _Toc97826652 \h </w:instrText>
        </w:r>
        <w:r w:rsidR="00FB6AF6">
          <w:rPr>
            <w:noProof/>
            <w:webHidden/>
          </w:rPr>
        </w:r>
        <w:r w:rsidR="00FB6AF6">
          <w:rPr>
            <w:noProof/>
            <w:webHidden/>
          </w:rPr>
          <w:fldChar w:fldCharType="separate"/>
        </w:r>
        <w:r w:rsidR="00FB6AF6">
          <w:rPr>
            <w:noProof/>
            <w:webHidden/>
          </w:rPr>
          <w:t>55</w:t>
        </w:r>
        <w:r w:rsidR="00FB6AF6">
          <w:rPr>
            <w:noProof/>
            <w:webHidden/>
          </w:rPr>
          <w:fldChar w:fldCharType="end"/>
        </w:r>
      </w:hyperlink>
    </w:p>
    <w:p w14:paraId="2B49B8C0" w14:textId="3C6052CF"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3" w:history="1">
        <w:r w:rsidR="00FB6AF6" w:rsidRPr="00C43EB9">
          <w:rPr>
            <w:rStyle w:val="Hyperlink"/>
            <w:rFonts w:ascii="Arial" w:hAnsi="Arial" w:cs="Arial"/>
            <w:b/>
            <w:bCs/>
            <w:noProof/>
          </w:rPr>
          <w:t>Εικόνα 15:</w:t>
        </w:r>
        <w:r w:rsidR="00FB6AF6" w:rsidRPr="00C43EB9">
          <w:rPr>
            <w:rStyle w:val="Hyperlink"/>
            <w:rFonts w:ascii="Arial" w:hAnsi="Arial" w:cs="Arial"/>
            <w:noProof/>
          </w:rPr>
          <w:t xml:space="preserve"> Μεταβλητές που περιέχουν το </w:t>
        </w:r>
        <w:r w:rsidR="00FB6AF6" w:rsidRPr="00C43EB9">
          <w:rPr>
            <w:rStyle w:val="Hyperlink"/>
            <w:rFonts w:ascii="Arial" w:hAnsi="Arial" w:cs="Arial"/>
            <w:noProof/>
            <w:lang w:val="en-US"/>
          </w:rPr>
          <w:t>path</w:t>
        </w:r>
        <w:r w:rsidR="00FB6AF6" w:rsidRPr="00C43EB9">
          <w:rPr>
            <w:rStyle w:val="Hyperlink"/>
            <w:rFonts w:ascii="Arial" w:hAnsi="Arial" w:cs="Arial"/>
            <w:noProof/>
          </w:rPr>
          <w:t xml:space="preserve"> των βίντεο</w:t>
        </w:r>
        <w:r w:rsidR="00FB6AF6">
          <w:rPr>
            <w:noProof/>
            <w:webHidden/>
          </w:rPr>
          <w:tab/>
        </w:r>
        <w:r w:rsidR="00FB6AF6">
          <w:rPr>
            <w:noProof/>
            <w:webHidden/>
          </w:rPr>
          <w:fldChar w:fldCharType="begin"/>
        </w:r>
        <w:r w:rsidR="00FB6AF6">
          <w:rPr>
            <w:noProof/>
            <w:webHidden/>
          </w:rPr>
          <w:instrText xml:space="preserve"> PAGEREF _Toc97826653 \h </w:instrText>
        </w:r>
        <w:r w:rsidR="00FB6AF6">
          <w:rPr>
            <w:noProof/>
            <w:webHidden/>
          </w:rPr>
        </w:r>
        <w:r w:rsidR="00FB6AF6">
          <w:rPr>
            <w:noProof/>
            <w:webHidden/>
          </w:rPr>
          <w:fldChar w:fldCharType="separate"/>
        </w:r>
        <w:r w:rsidR="00FB6AF6">
          <w:rPr>
            <w:noProof/>
            <w:webHidden/>
          </w:rPr>
          <w:t>55</w:t>
        </w:r>
        <w:r w:rsidR="00FB6AF6">
          <w:rPr>
            <w:noProof/>
            <w:webHidden/>
          </w:rPr>
          <w:fldChar w:fldCharType="end"/>
        </w:r>
      </w:hyperlink>
    </w:p>
    <w:p w14:paraId="46417A5C" w14:textId="2FB661D5"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4" w:history="1">
        <w:r w:rsidR="00FB6AF6" w:rsidRPr="00C43EB9">
          <w:rPr>
            <w:rStyle w:val="Hyperlink"/>
            <w:rFonts w:ascii="Arial" w:hAnsi="Arial" w:cs="Arial"/>
            <w:b/>
            <w:bCs/>
            <w:noProof/>
          </w:rPr>
          <w:t>Εικόνα 16:</w:t>
        </w:r>
        <w:r w:rsidR="00FB6AF6" w:rsidRPr="00C43EB9">
          <w:rPr>
            <w:rStyle w:val="Hyperlink"/>
            <w:rFonts w:ascii="Arial" w:hAnsi="Arial" w:cs="Arial"/>
            <w:noProof/>
          </w:rPr>
          <w:t xml:space="preserve"> Συναρτήσεις για διαχείριση ενός και πολλών βίντεο</w:t>
        </w:r>
        <w:r w:rsidR="00FB6AF6">
          <w:rPr>
            <w:noProof/>
            <w:webHidden/>
          </w:rPr>
          <w:tab/>
        </w:r>
        <w:r w:rsidR="00FB6AF6">
          <w:rPr>
            <w:noProof/>
            <w:webHidden/>
          </w:rPr>
          <w:fldChar w:fldCharType="begin"/>
        </w:r>
        <w:r w:rsidR="00FB6AF6">
          <w:rPr>
            <w:noProof/>
            <w:webHidden/>
          </w:rPr>
          <w:instrText xml:space="preserve"> PAGEREF _Toc97826654 \h </w:instrText>
        </w:r>
        <w:r w:rsidR="00FB6AF6">
          <w:rPr>
            <w:noProof/>
            <w:webHidden/>
          </w:rPr>
        </w:r>
        <w:r w:rsidR="00FB6AF6">
          <w:rPr>
            <w:noProof/>
            <w:webHidden/>
          </w:rPr>
          <w:fldChar w:fldCharType="separate"/>
        </w:r>
        <w:r w:rsidR="00FB6AF6">
          <w:rPr>
            <w:noProof/>
            <w:webHidden/>
          </w:rPr>
          <w:t>55</w:t>
        </w:r>
        <w:r w:rsidR="00FB6AF6">
          <w:rPr>
            <w:noProof/>
            <w:webHidden/>
          </w:rPr>
          <w:fldChar w:fldCharType="end"/>
        </w:r>
      </w:hyperlink>
    </w:p>
    <w:p w14:paraId="590008BE" w14:textId="3901D6EC"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5" w:history="1">
        <w:r w:rsidR="00FB6AF6" w:rsidRPr="00C43EB9">
          <w:rPr>
            <w:rStyle w:val="Hyperlink"/>
            <w:rFonts w:ascii="Arial" w:hAnsi="Arial" w:cs="Arial"/>
            <w:b/>
            <w:bCs/>
            <w:noProof/>
          </w:rPr>
          <w:t>Εικόνα 17:</w:t>
        </w:r>
        <w:r w:rsidR="00FB6AF6" w:rsidRPr="00C43EB9">
          <w:rPr>
            <w:rStyle w:val="Hyperlink"/>
            <w:rFonts w:ascii="Arial" w:hAnsi="Arial" w:cs="Arial"/>
            <w:noProof/>
          </w:rPr>
          <w:t xml:space="preserve"> Αποθήκευση των συντεταγμένων στα </w:t>
        </w:r>
        <w:r w:rsidR="00FB6AF6" w:rsidRPr="00C43EB9">
          <w:rPr>
            <w:rStyle w:val="Hyperlink"/>
            <w:rFonts w:ascii="Arial" w:hAnsi="Arial" w:cs="Arial"/>
            <w:noProof/>
            <w:lang w:val="en-US"/>
          </w:rPr>
          <w:t>Excel</w:t>
        </w:r>
        <w:r w:rsidR="00FB6AF6">
          <w:rPr>
            <w:noProof/>
            <w:webHidden/>
          </w:rPr>
          <w:tab/>
        </w:r>
        <w:r w:rsidR="00FB6AF6">
          <w:rPr>
            <w:noProof/>
            <w:webHidden/>
          </w:rPr>
          <w:fldChar w:fldCharType="begin"/>
        </w:r>
        <w:r w:rsidR="00FB6AF6">
          <w:rPr>
            <w:noProof/>
            <w:webHidden/>
          </w:rPr>
          <w:instrText xml:space="preserve"> PAGEREF _Toc97826655 \h </w:instrText>
        </w:r>
        <w:r w:rsidR="00FB6AF6">
          <w:rPr>
            <w:noProof/>
            <w:webHidden/>
          </w:rPr>
        </w:r>
        <w:r w:rsidR="00FB6AF6">
          <w:rPr>
            <w:noProof/>
            <w:webHidden/>
          </w:rPr>
          <w:fldChar w:fldCharType="separate"/>
        </w:r>
        <w:r w:rsidR="00FB6AF6">
          <w:rPr>
            <w:noProof/>
            <w:webHidden/>
          </w:rPr>
          <w:t>56</w:t>
        </w:r>
        <w:r w:rsidR="00FB6AF6">
          <w:rPr>
            <w:noProof/>
            <w:webHidden/>
          </w:rPr>
          <w:fldChar w:fldCharType="end"/>
        </w:r>
      </w:hyperlink>
    </w:p>
    <w:p w14:paraId="715C3B62" w14:textId="032AE741"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6" w:history="1">
        <w:r w:rsidR="00FB6AF6" w:rsidRPr="00C43EB9">
          <w:rPr>
            <w:rStyle w:val="Hyperlink"/>
            <w:rFonts w:ascii="Arial" w:hAnsi="Arial" w:cs="Arial"/>
            <w:b/>
            <w:bCs/>
            <w:noProof/>
          </w:rPr>
          <w:t>Εικόνα 18:</w:t>
        </w:r>
        <w:r w:rsidR="00FB6AF6" w:rsidRPr="00C43EB9">
          <w:rPr>
            <w:rStyle w:val="Hyperlink"/>
            <w:rFonts w:ascii="Arial" w:hAnsi="Arial" w:cs="Arial"/>
            <w:noProof/>
          </w:rPr>
          <w:t xml:space="preserve"> Έτοιμες συναρτήσεις της βιβλιοθήκης </w:t>
        </w:r>
        <w:r w:rsidR="00FB6AF6" w:rsidRPr="00C43EB9">
          <w:rPr>
            <w:rStyle w:val="Hyperlink"/>
            <w:rFonts w:ascii="Arial" w:hAnsi="Arial" w:cs="Arial"/>
            <w:noProof/>
            <w:lang w:val="en-US"/>
          </w:rPr>
          <w:t>MediaPipe</w:t>
        </w:r>
        <w:r w:rsidR="00FB6AF6" w:rsidRPr="00C43EB9">
          <w:rPr>
            <w:rStyle w:val="Hyperlink"/>
            <w:rFonts w:ascii="Arial" w:hAnsi="Arial" w:cs="Arial"/>
            <w:noProof/>
          </w:rPr>
          <w:t xml:space="preserve"> για το </w:t>
        </w:r>
        <w:r w:rsidR="00FB6AF6" w:rsidRPr="00C43EB9">
          <w:rPr>
            <w:rStyle w:val="Hyperlink"/>
            <w:rFonts w:ascii="Arial" w:hAnsi="Arial" w:cs="Arial"/>
            <w:noProof/>
            <w:lang w:val="en-US"/>
          </w:rPr>
          <w:t>pose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detection</w:t>
        </w:r>
        <w:r w:rsidR="00FB6AF6">
          <w:rPr>
            <w:noProof/>
            <w:webHidden/>
          </w:rPr>
          <w:tab/>
        </w:r>
        <w:r w:rsidR="00FB6AF6">
          <w:rPr>
            <w:noProof/>
            <w:webHidden/>
          </w:rPr>
          <w:fldChar w:fldCharType="begin"/>
        </w:r>
        <w:r w:rsidR="00FB6AF6">
          <w:rPr>
            <w:noProof/>
            <w:webHidden/>
          </w:rPr>
          <w:instrText xml:space="preserve"> PAGEREF _Toc97826656 \h </w:instrText>
        </w:r>
        <w:r w:rsidR="00FB6AF6">
          <w:rPr>
            <w:noProof/>
            <w:webHidden/>
          </w:rPr>
        </w:r>
        <w:r w:rsidR="00FB6AF6">
          <w:rPr>
            <w:noProof/>
            <w:webHidden/>
          </w:rPr>
          <w:fldChar w:fldCharType="separate"/>
        </w:r>
        <w:r w:rsidR="00FB6AF6">
          <w:rPr>
            <w:noProof/>
            <w:webHidden/>
          </w:rPr>
          <w:t>56</w:t>
        </w:r>
        <w:r w:rsidR="00FB6AF6">
          <w:rPr>
            <w:noProof/>
            <w:webHidden/>
          </w:rPr>
          <w:fldChar w:fldCharType="end"/>
        </w:r>
      </w:hyperlink>
    </w:p>
    <w:p w14:paraId="7A5F210C" w14:textId="30A1F040"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7" w:history="1">
        <w:r w:rsidR="00FB6AF6" w:rsidRPr="00C43EB9">
          <w:rPr>
            <w:rStyle w:val="Hyperlink"/>
            <w:rFonts w:ascii="Arial" w:hAnsi="Arial" w:cs="Arial"/>
            <w:b/>
            <w:bCs/>
            <w:noProof/>
          </w:rPr>
          <w:t>Εικόνα 19:</w:t>
        </w:r>
        <w:r w:rsidR="00FB6AF6" w:rsidRPr="00C43EB9">
          <w:rPr>
            <w:rStyle w:val="Hyperlink"/>
            <w:rFonts w:ascii="Arial" w:hAnsi="Arial" w:cs="Arial"/>
            <w:noProof/>
          </w:rPr>
          <w:t xml:space="preserve"> Συνάρτηση που εφαρμόζει τον </w:t>
        </w:r>
        <w:r w:rsidR="00FB6AF6" w:rsidRPr="00C43EB9">
          <w:rPr>
            <w:rStyle w:val="Hyperlink"/>
            <w:rFonts w:ascii="Arial" w:hAnsi="Arial" w:cs="Arial"/>
            <w:noProof/>
            <w:lang w:val="en-US"/>
          </w:rPr>
          <w:t>k</w:t>
        </w:r>
        <w:r w:rsidR="00FB6AF6" w:rsidRPr="00C43EB9">
          <w:rPr>
            <w:rStyle w:val="Hyperlink"/>
            <w:rFonts w:ascii="Arial" w:hAnsi="Arial" w:cs="Arial"/>
            <w:noProof/>
          </w:rPr>
          <w:t>-</w:t>
        </w:r>
        <w:r w:rsidR="00FB6AF6" w:rsidRPr="00C43EB9">
          <w:rPr>
            <w:rStyle w:val="Hyperlink"/>
            <w:rFonts w:ascii="Arial" w:hAnsi="Arial" w:cs="Arial"/>
            <w:noProof/>
            <w:lang w:val="en-US"/>
          </w:rPr>
          <w:t>means</w:t>
        </w:r>
        <w:r w:rsidR="00FB6AF6">
          <w:rPr>
            <w:noProof/>
            <w:webHidden/>
          </w:rPr>
          <w:tab/>
        </w:r>
        <w:r w:rsidR="00FB6AF6">
          <w:rPr>
            <w:noProof/>
            <w:webHidden/>
          </w:rPr>
          <w:fldChar w:fldCharType="begin"/>
        </w:r>
        <w:r w:rsidR="00FB6AF6">
          <w:rPr>
            <w:noProof/>
            <w:webHidden/>
          </w:rPr>
          <w:instrText xml:space="preserve"> PAGEREF _Toc97826657 \h </w:instrText>
        </w:r>
        <w:r w:rsidR="00FB6AF6">
          <w:rPr>
            <w:noProof/>
            <w:webHidden/>
          </w:rPr>
        </w:r>
        <w:r w:rsidR="00FB6AF6">
          <w:rPr>
            <w:noProof/>
            <w:webHidden/>
          </w:rPr>
          <w:fldChar w:fldCharType="separate"/>
        </w:r>
        <w:r w:rsidR="00FB6AF6">
          <w:rPr>
            <w:noProof/>
            <w:webHidden/>
          </w:rPr>
          <w:t>58</w:t>
        </w:r>
        <w:r w:rsidR="00FB6AF6">
          <w:rPr>
            <w:noProof/>
            <w:webHidden/>
          </w:rPr>
          <w:fldChar w:fldCharType="end"/>
        </w:r>
      </w:hyperlink>
    </w:p>
    <w:p w14:paraId="2E83D2B4" w14:textId="1299F5A8"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8" w:history="1">
        <w:r w:rsidR="00FB6AF6" w:rsidRPr="00C43EB9">
          <w:rPr>
            <w:rStyle w:val="Hyperlink"/>
            <w:rFonts w:ascii="Arial" w:hAnsi="Arial" w:cs="Arial"/>
            <w:b/>
            <w:bCs/>
            <w:noProof/>
          </w:rPr>
          <w:t>Εικόνα 20:</w:t>
        </w:r>
        <w:r w:rsidR="00FB6AF6" w:rsidRPr="00C43EB9">
          <w:rPr>
            <w:rStyle w:val="Hyperlink"/>
            <w:rFonts w:ascii="Arial" w:hAnsi="Arial" w:cs="Arial"/>
            <w:noProof/>
          </w:rPr>
          <w:t xml:space="preserve"> Συνάρτηση εκτύπωσης των συντεταγμένων</w:t>
        </w:r>
        <w:r w:rsidR="00FB6AF6">
          <w:rPr>
            <w:noProof/>
            <w:webHidden/>
          </w:rPr>
          <w:tab/>
        </w:r>
        <w:r w:rsidR="00FB6AF6">
          <w:rPr>
            <w:noProof/>
            <w:webHidden/>
          </w:rPr>
          <w:fldChar w:fldCharType="begin"/>
        </w:r>
        <w:r w:rsidR="00FB6AF6">
          <w:rPr>
            <w:noProof/>
            <w:webHidden/>
          </w:rPr>
          <w:instrText xml:space="preserve"> PAGEREF _Toc97826658 \h </w:instrText>
        </w:r>
        <w:r w:rsidR="00FB6AF6">
          <w:rPr>
            <w:noProof/>
            <w:webHidden/>
          </w:rPr>
        </w:r>
        <w:r w:rsidR="00FB6AF6">
          <w:rPr>
            <w:noProof/>
            <w:webHidden/>
          </w:rPr>
          <w:fldChar w:fldCharType="separate"/>
        </w:r>
        <w:r w:rsidR="00FB6AF6">
          <w:rPr>
            <w:noProof/>
            <w:webHidden/>
          </w:rPr>
          <w:t>58</w:t>
        </w:r>
        <w:r w:rsidR="00FB6AF6">
          <w:rPr>
            <w:noProof/>
            <w:webHidden/>
          </w:rPr>
          <w:fldChar w:fldCharType="end"/>
        </w:r>
      </w:hyperlink>
    </w:p>
    <w:p w14:paraId="12371B49" w14:textId="018E9371"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59" w:history="1">
        <w:r w:rsidR="00FB6AF6" w:rsidRPr="00C43EB9">
          <w:rPr>
            <w:rStyle w:val="Hyperlink"/>
            <w:rFonts w:ascii="Arial" w:hAnsi="Arial" w:cs="Arial"/>
            <w:b/>
            <w:bCs/>
            <w:noProof/>
          </w:rPr>
          <w:t>Εικόνα 21:</w:t>
        </w:r>
        <w:r w:rsidR="00FB6AF6" w:rsidRPr="00C43EB9">
          <w:rPr>
            <w:rStyle w:val="Hyperlink"/>
            <w:rFonts w:ascii="Arial" w:hAnsi="Arial" w:cs="Arial"/>
            <w:noProof/>
          </w:rPr>
          <w:t xml:space="preserve"> Υπολογισμός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Pr>
            <w:noProof/>
            <w:webHidden/>
          </w:rPr>
          <w:tab/>
        </w:r>
        <w:r w:rsidR="00FB6AF6">
          <w:rPr>
            <w:noProof/>
            <w:webHidden/>
          </w:rPr>
          <w:fldChar w:fldCharType="begin"/>
        </w:r>
        <w:r w:rsidR="00FB6AF6">
          <w:rPr>
            <w:noProof/>
            <w:webHidden/>
          </w:rPr>
          <w:instrText xml:space="preserve"> PAGEREF _Toc97826659 \h </w:instrText>
        </w:r>
        <w:r w:rsidR="00FB6AF6">
          <w:rPr>
            <w:noProof/>
            <w:webHidden/>
          </w:rPr>
        </w:r>
        <w:r w:rsidR="00FB6AF6">
          <w:rPr>
            <w:noProof/>
            <w:webHidden/>
          </w:rPr>
          <w:fldChar w:fldCharType="separate"/>
        </w:r>
        <w:r w:rsidR="00FB6AF6">
          <w:rPr>
            <w:noProof/>
            <w:webHidden/>
          </w:rPr>
          <w:t>59</w:t>
        </w:r>
        <w:r w:rsidR="00FB6AF6">
          <w:rPr>
            <w:noProof/>
            <w:webHidden/>
          </w:rPr>
          <w:fldChar w:fldCharType="end"/>
        </w:r>
      </w:hyperlink>
    </w:p>
    <w:p w14:paraId="671E7577" w14:textId="68D7279D"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0" w:history="1">
        <w:r w:rsidR="00FB6AF6" w:rsidRPr="00C43EB9">
          <w:rPr>
            <w:rStyle w:val="Hyperlink"/>
            <w:rFonts w:ascii="Arial" w:hAnsi="Arial" w:cs="Arial"/>
            <w:b/>
            <w:bCs/>
            <w:noProof/>
          </w:rPr>
          <w:t xml:space="preserve">Εικόνα 22: </w:t>
        </w:r>
        <w:r w:rsidR="00FB6AF6" w:rsidRPr="00C43EB9">
          <w:rPr>
            <w:rStyle w:val="Hyperlink"/>
            <w:rFonts w:ascii="Arial" w:hAnsi="Arial" w:cs="Arial"/>
            <w:noProof/>
          </w:rPr>
          <w:t xml:space="preserve">Παράδειγμα αποτελεσμάτων της μεθόδου </w:t>
        </w:r>
        <w:r w:rsidR="00FB6AF6" w:rsidRPr="00C43EB9">
          <w:rPr>
            <w:rStyle w:val="Hyperlink"/>
            <w:rFonts w:ascii="Arial" w:hAnsi="Arial" w:cs="Arial"/>
            <w:noProof/>
            <w:lang w:val="en-US"/>
          </w:rPr>
          <w:t>Elbow</w:t>
        </w:r>
        <w:r w:rsidR="00FB6AF6">
          <w:rPr>
            <w:noProof/>
            <w:webHidden/>
          </w:rPr>
          <w:tab/>
        </w:r>
        <w:r w:rsidR="00FB6AF6">
          <w:rPr>
            <w:noProof/>
            <w:webHidden/>
          </w:rPr>
          <w:fldChar w:fldCharType="begin"/>
        </w:r>
        <w:r w:rsidR="00FB6AF6">
          <w:rPr>
            <w:noProof/>
            <w:webHidden/>
          </w:rPr>
          <w:instrText xml:space="preserve"> PAGEREF _Toc97826660 \h </w:instrText>
        </w:r>
        <w:r w:rsidR="00FB6AF6">
          <w:rPr>
            <w:noProof/>
            <w:webHidden/>
          </w:rPr>
        </w:r>
        <w:r w:rsidR="00FB6AF6">
          <w:rPr>
            <w:noProof/>
            <w:webHidden/>
          </w:rPr>
          <w:fldChar w:fldCharType="separate"/>
        </w:r>
        <w:r w:rsidR="00FB6AF6">
          <w:rPr>
            <w:noProof/>
            <w:webHidden/>
          </w:rPr>
          <w:t>60</w:t>
        </w:r>
        <w:r w:rsidR="00FB6AF6">
          <w:rPr>
            <w:noProof/>
            <w:webHidden/>
          </w:rPr>
          <w:fldChar w:fldCharType="end"/>
        </w:r>
      </w:hyperlink>
    </w:p>
    <w:p w14:paraId="168D4E0B" w14:textId="44B14980"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1" w:history="1">
        <w:r w:rsidR="00FB6AF6" w:rsidRPr="00C43EB9">
          <w:rPr>
            <w:rStyle w:val="Hyperlink"/>
            <w:rFonts w:ascii="Arial" w:hAnsi="Arial" w:cs="Arial"/>
            <w:b/>
            <w:bCs/>
            <w:noProof/>
          </w:rPr>
          <w:t>Εικόνα 23</w:t>
        </w:r>
        <w:r w:rsidR="00FB6AF6" w:rsidRPr="00C43EB9">
          <w:rPr>
            <w:rStyle w:val="Hyperlink"/>
            <w:rFonts w:ascii="Arial" w:hAnsi="Arial" w:cs="Arial"/>
            <w:b/>
            <w:bCs/>
            <w:noProof/>
            <w:lang w:val="en-US"/>
          </w:rPr>
          <w:t>:</w:t>
        </w:r>
        <w:r w:rsidR="00FB6AF6" w:rsidRPr="00C43EB9">
          <w:rPr>
            <w:rStyle w:val="Hyperlink"/>
            <w:rFonts w:ascii="Arial" w:hAnsi="Arial" w:cs="Arial"/>
            <w:noProof/>
            <w:lang w:val="en-US"/>
          </w:rPr>
          <w:t xml:space="preserve"> </w:t>
        </w:r>
        <w:r w:rsidR="00FB6AF6" w:rsidRPr="00C43EB9">
          <w:rPr>
            <w:rStyle w:val="Hyperlink"/>
            <w:rFonts w:ascii="Arial" w:hAnsi="Arial" w:cs="Arial"/>
            <w:noProof/>
          </w:rPr>
          <w:t xml:space="preserve">Υλοποίηση της μεθόδου </w:t>
        </w:r>
        <w:r w:rsidR="00FB6AF6" w:rsidRPr="00C43EB9">
          <w:rPr>
            <w:rStyle w:val="Hyperlink"/>
            <w:rFonts w:ascii="Arial" w:hAnsi="Arial" w:cs="Arial"/>
            <w:noProof/>
            <w:lang w:val="en-US"/>
          </w:rPr>
          <w:t>Elbow</w:t>
        </w:r>
        <w:r w:rsidR="00FB6AF6">
          <w:rPr>
            <w:noProof/>
            <w:webHidden/>
          </w:rPr>
          <w:tab/>
        </w:r>
        <w:r w:rsidR="00FB6AF6">
          <w:rPr>
            <w:noProof/>
            <w:webHidden/>
          </w:rPr>
          <w:fldChar w:fldCharType="begin"/>
        </w:r>
        <w:r w:rsidR="00FB6AF6">
          <w:rPr>
            <w:noProof/>
            <w:webHidden/>
          </w:rPr>
          <w:instrText xml:space="preserve"> PAGEREF _Toc97826661 \h </w:instrText>
        </w:r>
        <w:r w:rsidR="00FB6AF6">
          <w:rPr>
            <w:noProof/>
            <w:webHidden/>
          </w:rPr>
        </w:r>
        <w:r w:rsidR="00FB6AF6">
          <w:rPr>
            <w:noProof/>
            <w:webHidden/>
          </w:rPr>
          <w:fldChar w:fldCharType="separate"/>
        </w:r>
        <w:r w:rsidR="00FB6AF6">
          <w:rPr>
            <w:noProof/>
            <w:webHidden/>
          </w:rPr>
          <w:t>60</w:t>
        </w:r>
        <w:r w:rsidR="00FB6AF6">
          <w:rPr>
            <w:noProof/>
            <w:webHidden/>
          </w:rPr>
          <w:fldChar w:fldCharType="end"/>
        </w:r>
      </w:hyperlink>
    </w:p>
    <w:p w14:paraId="45F7C07B" w14:textId="15D90902"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2" w:history="1">
        <w:r w:rsidR="00FB6AF6" w:rsidRPr="00C43EB9">
          <w:rPr>
            <w:rStyle w:val="Hyperlink"/>
            <w:rFonts w:ascii="Arial" w:hAnsi="Arial" w:cs="Arial"/>
            <w:b/>
            <w:bCs/>
            <w:noProof/>
          </w:rPr>
          <w:t>Εικόνα 24</w:t>
        </w:r>
        <w:r w:rsidR="00FB6AF6" w:rsidRPr="00C43EB9">
          <w:rPr>
            <w:rStyle w:val="Hyperlink"/>
            <w:rFonts w:ascii="Arial" w:hAnsi="Arial" w:cs="Arial"/>
            <w:b/>
            <w:bCs/>
            <w:noProof/>
            <w:lang w:val="en-US"/>
          </w:rPr>
          <w:t>:</w:t>
        </w:r>
        <w:r w:rsidR="00FB6AF6" w:rsidRPr="00C43EB9">
          <w:rPr>
            <w:rStyle w:val="Hyperlink"/>
            <w:rFonts w:ascii="Arial" w:hAnsi="Arial" w:cs="Arial"/>
            <w:noProof/>
            <w:lang w:val="en-US"/>
          </w:rPr>
          <w:t xml:space="preserve"> </w:t>
        </w:r>
        <w:r w:rsidR="00FB6AF6" w:rsidRPr="00C43EB9">
          <w:rPr>
            <w:rStyle w:val="Hyperlink"/>
            <w:rFonts w:ascii="Arial" w:hAnsi="Arial" w:cs="Arial"/>
            <w:noProof/>
          </w:rPr>
          <w:t>Συντεταγμένες του ώμου</w:t>
        </w:r>
        <w:r w:rsidR="00FB6AF6">
          <w:rPr>
            <w:noProof/>
            <w:webHidden/>
          </w:rPr>
          <w:tab/>
        </w:r>
        <w:r w:rsidR="00FB6AF6">
          <w:rPr>
            <w:noProof/>
            <w:webHidden/>
          </w:rPr>
          <w:fldChar w:fldCharType="begin"/>
        </w:r>
        <w:r w:rsidR="00FB6AF6">
          <w:rPr>
            <w:noProof/>
            <w:webHidden/>
          </w:rPr>
          <w:instrText xml:space="preserve"> PAGEREF _Toc97826662 \h </w:instrText>
        </w:r>
        <w:r w:rsidR="00FB6AF6">
          <w:rPr>
            <w:noProof/>
            <w:webHidden/>
          </w:rPr>
        </w:r>
        <w:r w:rsidR="00FB6AF6">
          <w:rPr>
            <w:noProof/>
            <w:webHidden/>
          </w:rPr>
          <w:fldChar w:fldCharType="separate"/>
        </w:r>
        <w:r w:rsidR="00FB6AF6">
          <w:rPr>
            <w:noProof/>
            <w:webHidden/>
          </w:rPr>
          <w:t>61</w:t>
        </w:r>
        <w:r w:rsidR="00FB6AF6">
          <w:rPr>
            <w:noProof/>
            <w:webHidden/>
          </w:rPr>
          <w:fldChar w:fldCharType="end"/>
        </w:r>
      </w:hyperlink>
    </w:p>
    <w:p w14:paraId="4CA00945" w14:textId="5A9C729F"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3" w:history="1">
        <w:r w:rsidR="00FB6AF6" w:rsidRPr="00C43EB9">
          <w:rPr>
            <w:rStyle w:val="Hyperlink"/>
            <w:rFonts w:ascii="Arial" w:hAnsi="Arial" w:cs="Arial"/>
            <w:b/>
            <w:bCs/>
            <w:noProof/>
          </w:rPr>
          <w:t>Εικόνα 25:</w:t>
        </w:r>
        <w:r w:rsidR="00FB6AF6" w:rsidRPr="00C43EB9">
          <w:rPr>
            <w:rStyle w:val="Hyperlink"/>
            <w:rFonts w:ascii="Arial" w:hAnsi="Arial" w:cs="Arial"/>
            <w:noProof/>
          </w:rPr>
          <w:t xml:space="preserve"> Συντεταγμένες του αγκώνα</w:t>
        </w:r>
        <w:r w:rsidR="00FB6AF6">
          <w:rPr>
            <w:noProof/>
            <w:webHidden/>
          </w:rPr>
          <w:tab/>
        </w:r>
        <w:r w:rsidR="00FB6AF6">
          <w:rPr>
            <w:noProof/>
            <w:webHidden/>
          </w:rPr>
          <w:fldChar w:fldCharType="begin"/>
        </w:r>
        <w:r w:rsidR="00FB6AF6">
          <w:rPr>
            <w:noProof/>
            <w:webHidden/>
          </w:rPr>
          <w:instrText xml:space="preserve"> PAGEREF _Toc97826663 \h </w:instrText>
        </w:r>
        <w:r w:rsidR="00FB6AF6">
          <w:rPr>
            <w:noProof/>
            <w:webHidden/>
          </w:rPr>
        </w:r>
        <w:r w:rsidR="00FB6AF6">
          <w:rPr>
            <w:noProof/>
            <w:webHidden/>
          </w:rPr>
          <w:fldChar w:fldCharType="separate"/>
        </w:r>
        <w:r w:rsidR="00FB6AF6">
          <w:rPr>
            <w:noProof/>
            <w:webHidden/>
          </w:rPr>
          <w:t>61</w:t>
        </w:r>
        <w:r w:rsidR="00FB6AF6">
          <w:rPr>
            <w:noProof/>
            <w:webHidden/>
          </w:rPr>
          <w:fldChar w:fldCharType="end"/>
        </w:r>
      </w:hyperlink>
    </w:p>
    <w:p w14:paraId="32908D0F" w14:textId="68C72573"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4" w:history="1">
        <w:r w:rsidR="00FB6AF6" w:rsidRPr="00C43EB9">
          <w:rPr>
            <w:rStyle w:val="Hyperlink"/>
            <w:rFonts w:ascii="Arial" w:hAnsi="Arial" w:cs="Arial"/>
            <w:b/>
            <w:bCs/>
            <w:noProof/>
          </w:rPr>
          <w:t>Εικόνα 26</w:t>
        </w:r>
        <w:r w:rsidR="00FB6AF6" w:rsidRPr="00C43EB9">
          <w:rPr>
            <w:rStyle w:val="Hyperlink"/>
            <w:rFonts w:ascii="Arial" w:hAnsi="Arial" w:cs="Arial"/>
            <w:b/>
            <w:bCs/>
            <w:noProof/>
            <w:lang w:val="en-US"/>
          </w:rPr>
          <w:t>:</w:t>
        </w:r>
        <w:r w:rsidR="00FB6AF6" w:rsidRPr="00C43EB9">
          <w:rPr>
            <w:rStyle w:val="Hyperlink"/>
            <w:rFonts w:ascii="Arial" w:hAnsi="Arial" w:cs="Arial"/>
            <w:noProof/>
            <w:lang w:val="en-US"/>
          </w:rPr>
          <w:t xml:space="preserve"> </w:t>
        </w:r>
        <w:r w:rsidR="00FB6AF6" w:rsidRPr="00C43EB9">
          <w:rPr>
            <w:rStyle w:val="Hyperlink"/>
            <w:rFonts w:ascii="Arial" w:hAnsi="Arial" w:cs="Arial"/>
            <w:noProof/>
          </w:rPr>
          <w:t>Συντεταγμένες του καρπού</w:t>
        </w:r>
        <w:r w:rsidR="00FB6AF6">
          <w:rPr>
            <w:noProof/>
            <w:webHidden/>
          </w:rPr>
          <w:tab/>
        </w:r>
        <w:r w:rsidR="00FB6AF6">
          <w:rPr>
            <w:noProof/>
            <w:webHidden/>
          </w:rPr>
          <w:fldChar w:fldCharType="begin"/>
        </w:r>
        <w:r w:rsidR="00FB6AF6">
          <w:rPr>
            <w:noProof/>
            <w:webHidden/>
          </w:rPr>
          <w:instrText xml:space="preserve"> PAGEREF _Toc97826664 \h </w:instrText>
        </w:r>
        <w:r w:rsidR="00FB6AF6">
          <w:rPr>
            <w:noProof/>
            <w:webHidden/>
          </w:rPr>
        </w:r>
        <w:r w:rsidR="00FB6AF6">
          <w:rPr>
            <w:noProof/>
            <w:webHidden/>
          </w:rPr>
          <w:fldChar w:fldCharType="separate"/>
        </w:r>
        <w:r w:rsidR="00FB6AF6">
          <w:rPr>
            <w:noProof/>
            <w:webHidden/>
          </w:rPr>
          <w:t>62</w:t>
        </w:r>
        <w:r w:rsidR="00FB6AF6">
          <w:rPr>
            <w:noProof/>
            <w:webHidden/>
          </w:rPr>
          <w:fldChar w:fldCharType="end"/>
        </w:r>
      </w:hyperlink>
    </w:p>
    <w:p w14:paraId="6E804EFD" w14:textId="39565EBE"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5" w:history="1">
        <w:r w:rsidR="00FB6AF6" w:rsidRPr="00C43EB9">
          <w:rPr>
            <w:rStyle w:val="Hyperlink"/>
            <w:rFonts w:ascii="Arial" w:hAnsi="Arial" w:cs="Arial"/>
            <w:b/>
            <w:bCs/>
            <w:noProof/>
          </w:rPr>
          <w:t>Εικόνα 27:</w:t>
        </w:r>
        <w:r w:rsidR="00FB6AF6" w:rsidRPr="00C43EB9">
          <w:rPr>
            <w:rStyle w:val="Hyperlink"/>
            <w:rFonts w:ascii="Arial" w:hAnsi="Arial" w:cs="Arial"/>
            <w:noProof/>
          </w:rPr>
          <w:t xml:space="preserve"> Διάγραμμα με τα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για τον ώμο</w:t>
        </w:r>
        <w:r w:rsidR="00FB6AF6">
          <w:rPr>
            <w:noProof/>
            <w:webHidden/>
          </w:rPr>
          <w:tab/>
        </w:r>
        <w:r w:rsidR="00FB6AF6">
          <w:rPr>
            <w:noProof/>
            <w:webHidden/>
          </w:rPr>
          <w:fldChar w:fldCharType="begin"/>
        </w:r>
        <w:r w:rsidR="00FB6AF6">
          <w:rPr>
            <w:noProof/>
            <w:webHidden/>
          </w:rPr>
          <w:instrText xml:space="preserve"> PAGEREF _Toc97826665 \h </w:instrText>
        </w:r>
        <w:r w:rsidR="00FB6AF6">
          <w:rPr>
            <w:noProof/>
            <w:webHidden/>
          </w:rPr>
        </w:r>
        <w:r w:rsidR="00FB6AF6">
          <w:rPr>
            <w:noProof/>
            <w:webHidden/>
          </w:rPr>
          <w:fldChar w:fldCharType="separate"/>
        </w:r>
        <w:r w:rsidR="00FB6AF6">
          <w:rPr>
            <w:noProof/>
            <w:webHidden/>
          </w:rPr>
          <w:t>63</w:t>
        </w:r>
        <w:r w:rsidR="00FB6AF6">
          <w:rPr>
            <w:noProof/>
            <w:webHidden/>
          </w:rPr>
          <w:fldChar w:fldCharType="end"/>
        </w:r>
      </w:hyperlink>
    </w:p>
    <w:p w14:paraId="4B63383F" w14:textId="276BEFED"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6" w:history="1">
        <w:r w:rsidR="00FB6AF6" w:rsidRPr="00C43EB9">
          <w:rPr>
            <w:rStyle w:val="Hyperlink"/>
            <w:rFonts w:ascii="Arial" w:hAnsi="Arial" w:cs="Arial"/>
            <w:b/>
            <w:bCs/>
            <w:noProof/>
          </w:rPr>
          <w:t>Εικόνα 28:</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για τον ώμο</w:t>
        </w:r>
        <w:r w:rsidR="00FB6AF6">
          <w:rPr>
            <w:noProof/>
            <w:webHidden/>
          </w:rPr>
          <w:tab/>
        </w:r>
        <w:r w:rsidR="00FB6AF6">
          <w:rPr>
            <w:noProof/>
            <w:webHidden/>
          </w:rPr>
          <w:fldChar w:fldCharType="begin"/>
        </w:r>
        <w:r w:rsidR="00FB6AF6">
          <w:rPr>
            <w:noProof/>
            <w:webHidden/>
          </w:rPr>
          <w:instrText xml:space="preserve"> PAGEREF _Toc97826666 \h </w:instrText>
        </w:r>
        <w:r w:rsidR="00FB6AF6">
          <w:rPr>
            <w:noProof/>
            <w:webHidden/>
          </w:rPr>
        </w:r>
        <w:r w:rsidR="00FB6AF6">
          <w:rPr>
            <w:noProof/>
            <w:webHidden/>
          </w:rPr>
          <w:fldChar w:fldCharType="separate"/>
        </w:r>
        <w:r w:rsidR="00FB6AF6">
          <w:rPr>
            <w:noProof/>
            <w:webHidden/>
          </w:rPr>
          <w:t>63</w:t>
        </w:r>
        <w:r w:rsidR="00FB6AF6">
          <w:rPr>
            <w:noProof/>
            <w:webHidden/>
          </w:rPr>
          <w:fldChar w:fldCharType="end"/>
        </w:r>
      </w:hyperlink>
    </w:p>
    <w:p w14:paraId="387197F0" w14:textId="400F8DFD"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7" w:history="1">
        <w:r w:rsidR="00FB6AF6" w:rsidRPr="00C43EB9">
          <w:rPr>
            <w:rStyle w:val="Hyperlink"/>
            <w:rFonts w:ascii="Arial" w:hAnsi="Arial" w:cs="Arial"/>
            <w:b/>
            <w:bCs/>
            <w:noProof/>
          </w:rPr>
          <w:t>Εικόνα 29:</w:t>
        </w:r>
        <w:r w:rsidR="00FB6AF6" w:rsidRPr="00C43EB9">
          <w:rPr>
            <w:rStyle w:val="Hyperlink"/>
            <w:rFonts w:ascii="Arial" w:hAnsi="Arial" w:cs="Arial"/>
            <w:noProof/>
          </w:rPr>
          <w:t xml:space="preserve"> Αποτελέσματα της μεθόδου </w:t>
        </w:r>
        <w:r w:rsidR="00FB6AF6" w:rsidRPr="00C43EB9">
          <w:rPr>
            <w:rStyle w:val="Hyperlink"/>
            <w:rFonts w:ascii="Arial" w:hAnsi="Arial" w:cs="Arial"/>
            <w:noProof/>
            <w:lang w:val="en-US"/>
          </w:rPr>
          <w:t>Elbow</w:t>
        </w:r>
        <w:r w:rsidR="00FB6AF6" w:rsidRPr="00C43EB9">
          <w:rPr>
            <w:rStyle w:val="Hyperlink"/>
            <w:rFonts w:ascii="Arial" w:hAnsi="Arial" w:cs="Arial"/>
            <w:noProof/>
          </w:rPr>
          <w:t xml:space="preserve"> για τον ώμο</w:t>
        </w:r>
        <w:r w:rsidR="00FB6AF6">
          <w:rPr>
            <w:noProof/>
            <w:webHidden/>
          </w:rPr>
          <w:tab/>
        </w:r>
        <w:r w:rsidR="00FB6AF6">
          <w:rPr>
            <w:noProof/>
            <w:webHidden/>
          </w:rPr>
          <w:fldChar w:fldCharType="begin"/>
        </w:r>
        <w:r w:rsidR="00FB6AF6">
          <w:rPr>
            <w:noProof/>
            <w:webHidden/>
          </w:rPr>
          <w:instrText xml:space="preserve"> PAGEREF _Toc97826667 \h </w:instrText>
        </w:r>
        <w:r w:rsidR="00FB6AF6">
          <w:rPr>
            <w:noProof/>
            <w:webHidden/>
          </w:rPr>
        </w:r>
        <w:r w:rsidR="00FB6AF6">
          <w:rPr>
            <w:noProof/>
            <w:webHidden/>
          </w:rPr>
          <w:fldChar w:fldCharType="separate"/>
        </w:r>
        <w:r w:rsidR="00FB6AF6">
          <w:rPr>
            <w:noProof/>
            <w:webHidden/>
          </w:rPr>
          <w:t>64</w:t>
        </w:r>
        <w:r w:rsidR="00FB6AF6">
          <w:rPr>
            <w:noProof/>
            <w:webHidden/>
          </w:rPr>
          <w:fldChar w:fldCharType="end"/>
        </w:r>
      </w:hyperlink>
    </w:p>
    <w:p w14:paraId="78DE9DDD" w14:textId="08C68979"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8" w:history="1">
        <w:r w:rsidR="00FB6AF6" w:rsidRPr="00C43EB9">
          <w:rPr>
            <w:rStyle w:val="Hyperlink"/>
            <w:rFonts w:ascii="Arial" w:hAnsi="Arial" w:cs="Arial"/>
            <w:b/>
            <w:bCs/>
            <w:noProof/>
          </w:rPr>
          <w:t>Εικόνα 30:</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σε διάγραμμα για τον αγκώνα</w:t>
        </w:r>
        <w:r w:rsidR="00FB6AF6">
          <w:rPr>
            <w:noProof/>
            <w:webHidden/>
          </w:rPr>
          <w:tab/>
        </w:r>
        <w:r w:rsidR="00FB6AF6">
          <w:rPr>
            <w:noProof/>
            <w:webHidden/>
          </w:rPr>
          <w:fldChar w:fldCharType="begin"/>
        </w:r>
        <w:r w:rsidR="00FB6AF6">
          <w:rPr>
            <w:noProof/>
            <w:webHidden/>
          </w:rPr>
          <w:instrText xml:space="preserve"> PAGEREF _Toc97826668 \h </w:instrText>
        </w:r>
        <w:r w:rsidR="00FB6AF6">
          <w:rPr>
            <w:noProof/>
            <w:webHidden/>
          </w:rPr>
        </w:r>
        <w:r w:rsidR="00FB6AF6">
          <w:rPr>
            <w:noProof/>
            <w:webHidden/>
          </w:rPr>
          <w:fldChar w:fldCharType="separate"/>
        </w:r>
        <w:r w:rsidR="00FB6AF6">
          <w:rPr>
            <w:noProof/>
            <w:webHidden/>
          </w:rPr>
          <w:t>64</w:t>
        </w:r>
        <w:r w:rsidR="00FB6AF6">
          <w:rPr>
            <w:noProof/>
            <w:webHidden/>
          </w:rPr>
          <w:fldChar w:fldCharType="end"/>
        </w:r>
      </w:hyperlink>
    </w:p>
    <w:p w14:paraId="0F5B12A9" w14:textId="06391050"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69" w:history="1">
        <w:r w:rsidR="00FB6AF6" w:rsidRPr="00C43EB9">
          <w:rPr>
            <w:rStyle w:val="Hyperlink"/>
            <w:rFonts w:ascii="Arial" w:hAnsi="Arial" w:cs="Arial"/>
            <w:b/>
            <w:bCs/>
            <w:noProof/>
          </w:rPr>
          <w:t>Εικόνα 31:</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για τον αγκώνα</w:t>
        </w:r>
        <w:r w:rsidR="00FB6AF6">
          <w:rPr>
            <w:noProof/>
            <w:webHidden/>
          </w:rPr>
          <w:tab/>
        </w:r>
        <w:r w:rsidR="00FB6AF6">
          <w:rPr>
            <w:noProof/>
            <w:webHidden/>
          </w:rPr>
          <w:fldChar w:fldCharType="begin"/>
        </w:r>
        <w:r w:rsidR="00FB6AF6">
          <w:rPr>
            <w:noProof/>
            <w:webHidden/>
          </w:rPr>
          <w:instrText xml:space="preserve"> PAGEREF _Toc97826669 \h </w:instrText>
        </w:r>
        <w:r w:rsidR="00FB6AF6">
          <w:rPr>
            <w:noProof/>
            <w:webHidden/>
          </w:rPr>
        </w:r>
        <w:r w:rsidR="00FB6AF6">
          <w:rPr>
            <w:noProof/>
            <w:webHidden/>
          </w:rPr>
          <w:fldChar w:fldCharType="separate"/>
        </w:r>
        <w:r w:rsidR="00FB6AF6">
          <w:rPr>
            <w:noProof/>
            <w:webHidden/>
          </w:rPr>
          <w:t>65</w:t>
        </w:r>
        <w:r w:rsidR="00FB6AF6">
          <w:rPr>
            <w:noProof/>
            <w:webHidden/>
          </w:rPr>
          <w:fldChar w:fldCharType="end"/>
        </w:r>
      </w:hyperlink>
    </w:p>
    <w:p w14:paraId="33E79C1C" w14:textId="6D1477D7"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0" w:history="1">
        <w:r w:rsidR="00FB6AF6" w:rsidRPr="00C43EB9">
          <w:rPr>
            <w:rStyle w:val="Hyperlink"/>
            <w:rFonts w:ascii="Arial" w:hAnsi="Arial" w:cs="Arial"/>
            <w:b/>
            <w:bCs/>
            <w:noProof/>
          </w:rPr>
          <w:t>Εικόνα 32:</w:t>
        </w:r>
        <w:r w:rsidR="00FB6AF6" w:rsidRPr="00C43EB9">
          <w:rPr>
            <w:rStyle w:val="Hyperlink"/>
            <w:rFonts w:ascii="Arial" w:hAnsi="Arial" w:cs="Arial"/>
            <w:noProof/>
          </w:rPr>
          <w:t xml:space="preserve"> Αποτελέσματα της μεθόδου </w:t>
        </w:r>
        <w:r w:rsidR="00FB6AF6" w:rsidRPr="00C43EB9">
          <w:rPr>
            <w:rStyle w:val="Hyperlink"/>
            <w:rFonts w:ascii="Arial" w:hAnsi="Arial" w:cs="Arial"/>
            <w:noProof/>
            <w:lang w:val="en-US"/>
          </w:rPr>
          <w:t>Elbow</w:t>
        </w:r>
        <w:r w:rsidR="00FB6AF6" w:rsidRPr="00C43EB9">
          <w:rPr>
            <w:rStyle w:val="Hyperlink"/>
            <w:rFonts w:ascii="Arial" w:hAnsi="Arial" w:cs="Arial"/>
            <w:noProof/>
          </w:rPr>
          <w:t xml:space="preserve"> για τον αγκώνα</w:t>
        </w:r>
        <w:r w:rsidR="00FB6AF6">
          <w:rPr>
            <w:noProof/>
            <w:webHidden/>
          </w:rPr>
          <w:tab/>
        </w:r>
        <w:r w:rsidR="00FB6AF6">
          <w:rPr>
            <w:noProof/>
            <w:webHidden/>
          </w:rPr>
          <w:fldChar w:fldCharType="begin"/>
        </w:r>
        <w:r w:rsidR="00FB6AF6">
          <w:rPr>
            <w:noProof/>
            <w:webHidden/>
          </w:rPr>
          <w:instrText xml:space="preserve"> PAGEREF _Toc97826670 \h </w:instrText>
        </w:r>
        <w:r w:rsidR="00FB6AF6">
          <w:rPr>
            <w:noProof/>
            <w:webHidden/>
          </w:rPr>
        </w:r>
        <w:r w:rsidR="00FB6AF6">
          <w:rPr>
            <w:noProof/>
            <w:webHidden/>
          </w:rPr>
          <w:fldChar w:fldCharType="separate"/>
        </w:r>
        <w:r w:rsidR="00FB6AF6">
          <w:rPr>
            <w:noProof/>
            <w:webHidden/>
          </w:rPr>
          <w:t>65</w:t>
        </w:r>
        <w:r w:rsidR="00FB6AF6">
          <w:rPr>
            <w:noProof/>
            <w:webHidden/>
          </w:rPr>
          <w:fldChar w:fldCharType="end"/>
        </w:r>
      </w:hyperlink>
    </w:p>
    <w:p w14:paraId="575CB949" w14:textId="52ECC26E"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1" w:history="1">
        <w:r w:rsidR="00FB6AF6" w:rsidRPr="00C43EB9">
          <w:rPr>
            <w:rStyle w:val="Hyperlink"/>
            <w:rFonts w:ascii="Arial" w:hAnsi="Arial" w:cs="Arial"/>
            <w:b/>
            <w:bCs/>
            <w:noProof/>
          </w:rPr>
          <w:t>Εικόνα 33:</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σε διάγραμμα για τον καρπό</w:t>
        </w:r>
        <w:r w:rsidR="00FB6AF6">
          <w:rPr>
            <w:noProof/>
            <w:webHidden/>
          </w:rPr>
          <w:tab/>
        </w:r>
        <w:r w:rsidR="00FB6AF6">
          <w:rPr>
            <w:noProof/>
            <w:webHidden/>
          </w:rPr>
          <w:fldChar w:fldCharType="begin"/>
        </w:r>
        <w:r w:rsidR="00FB6AF6">
          <w:rPr>
            <w:noProof/>
            <w:webHidden/>
          </w:rPr>
          <w:instrText xml:space="preserve"> PAGEREF _Toc97826671 \h </w:instrText>
        </w:r>
        <w:r w:rsidR="00FB6AF6">
          <w:rPr>
            <w:noProof/>
            <w:webHidden/>
          </w:rPr>
        </w:r>
        <w:r w:rsidR="00FB6AF6">
          <w:rPr>
            <w:noProof/>
            <w:webHidden/>
          </w:rPr>
          <w:fldChar w:fldCharType="separate"/>
        </w:r>
        <w:r w:rsidR="00FB6AF6">
          <w:rPr>
            <w:noProof/>
            <w:webHidden/>
          </w:rPr>
          <w:t>66</w:t>
        </w:r>
        <w:r w:rsidR="00FB6AF6">
          <w:rPr>
            <w:noProof/>
            <w:webHidden/>
          </w:rPr>
          <w:fldChar w:fldCharType="end"/>
        </w:r>
      </w:hyperlink>
    </w:p>
    <w:p w14:paraId="1B3CFA91" w14:textId="65C9AA28"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2" w:history="1">
        <w:r w:rsidR="00FB6AF6" w:rsidRPr="00C43EB9">
          <w:rPr>
            <w:rStyle w:val="Hyperlink"/>
            <w:rFonts w:ascii="Arial" w:hAnsi="Arial" w:cs="Arial"/>
            <w:b/>
            <w:bCs/>
            <w:noProof/>
          </w:rPr>
          <w:t>Εικόνα 34:</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Silhouette</w:t>
        </w:r>
        <w:r w:rsidR="00FB6AF6" w:rsidRPr="00C43EB9">
          <w:rPr>
            <w:rStyle w:val="Hyperlink"/>
            <w:rFonts w:ascii="Arial" w:hAnsi="Arial" w:cs="Arial"/>
            <w:noProof/>
          </w:rPr>
          <w:t xml:space="preserve"> </w:t>
        </w:r>
        <w:r w:rsidR="00FB6AF6" w:rsidRPr="00C43EB9">
          <w:rPr>
            <w:rStyle w:val="Hyperlink"/>
            <w:rFonts w:ascii="Arial" w:hAnsi="Arial" w:cs="Arial"/>
            <w:noProof/>
            <w:lang w:val="en-US"/>
          </w:rPr>
          <w:t>score</w:t>
        </w:r>
        <w:r w:rsidR="00FB6AF6" w:rsidRPr="00C43EB9">
          <w:rPr>
            <w:rStyle w:val="Hyperlink"/>
            <w:rFonts w:ascii="Arial" w:hAnsi="Arial" w:cs="Arial"/>
            <w:noProof/>
          </w:rPr>
          <w:t xml:space="preserve"> για τον καρπό</w:t>
        </w:r>
        <w:r w:rsidR="00FB6AF6">
          <w:rPr>
            <w:noProof/>
            <w:webHidden/>
          </w:rPr>
          <w:tab/>
        </w:r>
        <w:r w:rsidR="00FB6AF6">
          <w:rPr>
            <w:noProof/>
            <w:webHidden/>
          </w:rPr>
          <w:fldChar w:fldCharType="begin"/>
        </w:r>
        <w:r w:rsidR="00FB6AF6">
          <w:rPr>
            <w:noProof/>
            <w:webHidden/>
          </w:rPr>
          <w:instrText xml:space="preserve"> PAGEREF _Toc97826672 \h </w:instrText>
        </w:r>
        <w:r w:rsidR="00FB6AF6">
          <w:rPr>
            <w:noProof/>
            <w:webHidden/>
          </w:rPr>
        </w:r>
        <w:r w:rsidR="00FB6AF6">
          <w:rPr>
            <w:noProof/>
            <w:webHidden/>
          </w:rPr>
          <w:fldChar w:fldCharType="separate"/>
        </w:r>
        <w:r w:rsidR="00FB6AF6">
          <w:rPr>
            <w:noProof/>
            <w:webHidden/>
          </w:rPr>
          <w:t>66</w:t>
        </w:r>
        <w:r w:rsidR="00FB6AF6">
          <w:rPr>
            <w:noProof/>
            <w:webHidden/>
          </w:rPr>
          <w:fldChar w:fldCharType="end"/>
        </w:r>
      </w:hyperlink>
    </w:p>
    <w:p w14:paraId="0D654660" w14:textId="214D98B8"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3" w:history="1">
        <w:r w:rsidR="00FB6AF6" w:rsidRPr="00C43EB9">
          <w:rPr>
            <w:rStyle w:val="Hyperlink"/>
            <w:rFonts w:ascii="Arial" w:hAnsi="Arial" w:cs="Arial"/>
            <w:b/>
            <w:bCs/>
            <w:noProof/>
          </w:rPr>
          <w:t>Εικόνα 35:</w:t>
        </w:r>
        <w:r w:rsidR="00FB6AF6" w:rsidRPr="00C43EB9">
          <w:rPr>
            <w:rStyle w:val="Hyperlink"/>
            <w:rFonts w:ascii="Arial" w:hAnsi="Arial" w:cs="Arial"/>
            <w:noProof/>
          </w:rPr>
          <w:t xml:space="preserve"> Αποτελέσματα της μεθόδου </w:t>
        </w:r>
        <w:r w:rsidR="00FB6AF6" w:rsidRPr="00C43EB9">
          <w:rPr>
            <w:rStyle w:val="Hyperlink"/>
            <w:rFonts w:ascii="Arial" w:hAnsi="Arial" w:cs="Arial"/>
            <w:noProof/>
            <w:lang w:val="en-US"/>
          </w:rPr>
          <w:t>Elbow</w:t>
        </w:r>
        <w:r w:rsidR="00FB6AF6" w:rsidRPr="00C43EB9">
          <w:rPr>
            <w:rStyle w:val="Hyperlink"/>
            <w:rFonts w:ascii="Arial" w:hAnsi="Arial" w:cs="Arial"/>
            <w:noProof/>
          </w:rPr>
          <w:t xml:space="preserve"> για τον καρπό</w:t>
        </w:r>
        <w:r w:rsidR="00FB6AF6">
          <w:rPr>
            <w:noProof/>
            <w:webHidden/>
          </w:rPr>
          <w:tab/>
        </w:r>
        <w:r w:rsidR="00FB6AF6">
          <w:rPr>
            <w:noProof/>
            <w:webHidden/>
          </w:rPr>
          <w:fldChar w:fldCharType="begin"/>
        </w:r>
        <w:r w:rsidR="00FB6AF6">
          <w:rPr>
            <w:noProof/>
            <w:webHidden/>
          </w:rPr>
          <w:instrText xml:space="preserve"> PAGEREF _Toc97826673 \h </w:instrText>
        </w:r>
        <w:r w:rsidR="00FB6AF6">
          <w:rPr>
            <w:noProof/>
            <w:webHidden/>
          </w:rPr>
        </w:r>
        <w:r w:rsidR="00FB6AF6">
          <w:rPr>
            <w:noProof/>
            <w:webHidden/>
          </w:rPr>
          <w:fldChar w:fldCharType="separate"/>
        </w:r>
        <w:r w:rsidR="00FB6AF6">
          <w:rPr>
            <w:noProof/>
            <w:webHidden/>
          </w:rPr>
          <w:t>67</w:t>
        </w:r>
        <w:r w:rsidR="00FB6AF6">
          <w:rPr>
            <w:noProof/>
            <w:webHidden/>
          </w:rPr>
          <w:fldChar w:fldCharType="end"/>
        </w:r>
      </w:hyperlink>
    </w:p>
    <w:p w14:paraId="01497F1C" w14:textId="0D1FAEB5"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4" w:history="1">
        <w:r w:rsidR="00FB6AF6" w:rsidRPr="00C43EB9">
          <w:rPr>
            <w:rStyle w:val="Hyperlink"/>
            <w:rFonts w:ascii="Arial" w:hAnsi="Arial" w:cs="Arial"/>
            <w:b/>
            <w:bCs/>
            <w:noProof/>
          </w:rPr>
          <w:t>Εικόνα 36:</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k</w:t>
        </w:r>
        <w:r w:rsidR="00FB6AF6" w:rsidRPr="00C43EB9">
          <w:rPr>
            <w:rStyle w:val="Hyperlink"/>
            <w:rFonts w:ascii="Arial" w:hAnsi="Arial" w:cs="Arial"/>
            <w:noProof/>
          </w:rPr>
          <w:t>-</w:t>
        </w:r>
        <w:r w:rsidR="00FB6AF6" w:rsidRPr="00C43EB9">
          <w:rPr>
            <w:rStyle w:val="Hyperlink"/>
            <w:rFonts w:ascii="Arial" w:hAnsi="Arial" w:cs="Arial"/>
            <w:noProof/>
            <w:lang w:val="en-US"/>
          </w:rPr>
          <w:t>means</w:t>
        </w:r>
        <w:r w:rsidR="00FB6AF6" w:rsidRPr="00C43EB9">
          <w:rPr>
            <w:rStyle w:val="Hyperlink"/>
            <w:rFonts w:ascii="Arial" w:hAnsi="Arial" w:cs="Arial"/>
            <w:noProof/>
          </w:rPr>
          <w:t xml:space="preserve"> για τον ώμο</w:t>
        </w:r>
        <w:r w:rsidR="00FB6AF6">
          <w:rPr>
            <w:noProof/>
            <w:webHidden/>
          </w:rPr>
          <w:tab/>
        </w:r>
        <w:r w:rsidR="00FB6AF6">
          <w:rPr>
            <w:noProof/>
            <w:webHidden/>
          </w:rPr>
          <w:fldChar w:fldCharType="begin"/>
        </w:r>
        <w:r w:rsidR="00FB6AF6">
          <w:rPr>
            <w:noProof/>
            <w:webHidden/>
          </w:rPr>
          <w:instrText xml:space="preserve"> PAGEREF _Toc97826674 \h </w:instrText>
        </w:r>
        <w:r w:rsidR="00FB6AF6">
          <w:rPr>
            <w:noProof/>
            <w:webHidden/>
          </w:rPr>
        </w:r>
        <w:r w:rsidR="00FB6AF6">
          <w:rPr>
            <w:noProof/>
            <w:webHidden/>
          </w:rPr>
          <w:fldChar w:fldCharType="separate"/>
        </w:r>
        <w:r w:rsidR="00FB6AF6">
          <w:rPr>
            <w:noProof/>
            <w:webHidden/>
          </w:rPr>
          <w:t>68</w:t>
        </w:r>
        <w:r w:rsidR="00FB6AF6">
          <w:rPr>
            <w:noProof/>
            <w:webHidden/>
          </w:rPr>
          <w:fldChar w:fldCharType="end"/>
        </w:r>
      </w:hyperlink>
    </w:p>
    <w:p w14:paraId="7B9E0B6B" w14:textId="7A1C7BF1"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5" w:history="1">
        <w:r w:rsidR="00FB6AF6" w:rsidRPr="00C43EB9">
          <w:rPr>
            <w:rStyle w:val="Hyperlink"/>
            <w:rFonts w:ascii="Arial" w:hAnsi="Arial" w:cs="Arial"/>
            <w:b/>
            <w:bCs/>
            <w:noProof/>
          </w:rPr>
          <w:t>Εικόνα 37:</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k</w:t>
        </w:r>
        <w:r w:rsidR="00FB6AF6" w:rsidRPr="00C43EB9">
          <w:rPr>
            <w:rStyle w:val="Hyperlink"/>
            <w:rFonts w:ascii="Arial" w:hAnsi="Arial" w:cs="Arial"/>
            <w:noProof/>
          </w:rPr>
          <w:t>-</w:t>
        </w:r>
        <w:r w:rsidR="00FB6AF6" w:rsidRPr="00C43EB9">
          <w:rPr>
            <w:rStyle w:val="Hyperlink"/>
            <w:rFonts w:ascii="Arial" w:hAnsi="Arial" w:cs="Arial"/>
            <w:noProof/>
            <w:lang w:val="en-US"/>
          </w:rPr>
          <w:t>means</w:t>
        </w:r>
        <w:r w:rsidR="00FB6AF6" w:rsidRPr="00C43EB9">
          <w:rPr>
            <w:rStyle w:val="Hyperlink"/>
            <w:rFonts w:ascii="Arial" w:hAnsi="Arial" w:cs="Arial"/>
            <w:noProof/>
          </w:rPr>
          <w:t xml:space="preserve"> για τον αγκώνα</w:t>
        </w:r>
        <w:r w:rsidR="00FB6AF6">
          <w:rPr>
            <w:noProof/>
            <w:webHidden/>
          </w:rPr>
          <w:tab/>
        </w:r>
        <w:r w:rsidR="00FB6AF6">
          <w:rPr>
            <w:noProof/>
            <w:webHidden/>
          </w:rPr>
          <w:fldChar w:fldCharType="begin"/>
        </w:r>
        <w:r w:rsidR="00FB6AF6">
          <w:rPr>
            <w:noProof/>
            <w:webHidden/>
          </w:rPr>
          <w:instrText xml:space="preserve"> PAGEREF _Toc97826675 \h </w:instrText>
        </w:r>
        <w:r w:rsidR="00FB6AF6">
          <w:rPr>
            <w:noProof/>
            <w:webHidden/>
          </w:rPr>
        </w:r>
        <w:r w:rsidR="00FB6AF6">
          <w:rPr>
            <w:noProof/>
            <w:webHidden/>
          </w:rPr>
          <w:fldChar w:fldCharType="separate"/>
        </w:r>
        <w:r w:rsidR="00FB6AF6">
          <w:rPr>
            <w:noProof/>
            <w:webHidden/>
          </w:rPr>
          <w:t>68</w:t>
        </w:r>
        <w:r w:rsidR="00FB6AF6">
          <w:rPr>
            <w:noProof/>
            <w:webHidden/>
          </w:rPr>
          <w:fldChar w:fldCharType="end"/>
        </w:r>
      </w:hyperlink>
    </w:p>
    <w:p w14:paraId="7928F531" w14:textId="287664B2" w:rsidR="00FB6AF6" w:rsidRDefault="005169A6">
      <w:pPr>
        <w:pStyle w:val="TableofFigures"/>
        <w:tabs>
          <w:tab w:val="right" w:leader="dot" w:pos="8732"/>
        </w:tabs>
        <w:rPr>
          <w:rFonts w:asciiTheme="minorHAnsi" w:eastAsiaTheme="minorEastAsia" w:hAnsiTheme="minorHAnsi" w:cstheme="minorBidi"/>
          <w:noProof/>
          <w:lang w:eastAsia="el-GR"/>
        </w:rPr>
      </w:pPr>
      <w:hyperlink w:anchor="_Toc97826676" w:history="1">
        <w:r w:rsidR="00FB6AF6" w:rsidRPr="00C43EB9">
          <w:rPr>
            <w:rStyle w:val="Hyperlink"/>
            <w:rFonts w:ascii="Arial" w:hAnsi="Arial" w:cs="Arial"/>
            <w:b/>
            <w:bCs/>
            <w:noProof/>
          </w:rPr>
          <w:t>Εικόνα 38:</w:t>
        </w:r>
        <w:r w:rsidR="00FB6AF6" w:rsidRPr="00C43EB9">
          <w:rPr>
            <w:rStyle w:val="Hyperlink"/>
            <w:rFonts w:ascii="Arial" w:hAnsi="Arial" w:cs="Arial"/>
            <w:noProof/>
          </w:rPr>
          <w:t xml:space="preserve"> Αποτελέσματα του </w:t>
        </w:r>
        <w:r w:rsidR="00FB6AF6" w:rsidRPr="00C43EB9">
          <w:rPr>
            <w:rStyle w:val="Hyperlink"/>
            <w:rFonts w:ascii="Arial" w:hAnsi="Arial" w:cs="Arial"/>
            <w:noProof/>
            <w:lang w:val="en-US"/>
          </w:rPr>
          <w:t>k</w:t>
        </w:r>
        <w:r w:rsidR="00FB6AF6" w:rsidRPr="00C43EB9">
          <w:rPr>
            <w:rStyle w:val="Hyperlink"/>
            <w:rFonts w:ascii="Arial" w:hAnsi="Arial" w:cs="Arial"/>
            <w:noProof/>
          </w:rPr>
          <w:t>-</w:t>
        </w:r>
        <w:r w:rsidR="00FB6AF6" w:rsidRPr="00C43EB9">
          <w:rPr>
            <w:rStyle w:val="Hyperlink"/>
            <w:rFonts w:ascii="Arial" w:hAnsi="Arial" w:cs="Arial"/>
            <w:noProof/>
            <w:lang w:val="en-US"/>
          </w:rPr>
          <w:t>means</w:t>
        </w:r>
        <w:r w:rsidR="00FB6AF6" w:rsidRPr="00C43EB9">
          <w:rPr>
            <w:rStyle w:val="Hyperlink"/>
            <w:rFonts w:ascii="Arial" w:hAnsi="Arial" w:cs="Arial"/>
            <w:noProof/>
          </w:rPr>
          <w:t xml:space="preserve"> για τον καρπό</w:t>
        </w:r>
        <w:r w:rsidR="00FB6AF6">
          <w:rPr>
            <w:noProof/>
            <w:webHidden/>
          </w:rPr>
          <w:tab/>
        </w:r>
        <w:r w:rsidR="00FB6AF6">
          <w:rPr>
            <w:noProof/>
            <w:webHidden/>
          </w:rPr>
          <w:fldChar w:fldCharType="begin"/>
        </w:r>
        <w:r w:rsidR="00FB6AF6">
          <w:rPr>
            <w:noProof/>
            <w:webHidden/>
          </w:rPr>
          <w:instrText xml:space="preserve"> PAGEREF _Toc97826676 \h </w:instrText>
        </w:r>
        <w:r w:rsidR="00FB6AF6">
          <w:rPr>
            <w:noProof/>
            <w:webHidden/>
          </w:rPr>
        </w:r>
        <w:r w:rsidR="00FB6AF6">
          <w:rPr>
            <w:noProof/>
            <w:webHidden/>
          </w:rPr>
          <w:fldChar w:fldCharType="separate"/>
        </w:r>
        <w:r w:rsidR="00FB6AF6">
          <w:rPr>
            <w:noProof/>
            <w:webHidden/>
          </w:rPr>
          <w:t>69</w:t>
        </w:r>
        <w:r w:rsidR="00FB6AF6">
          <w:rPr>
            <w:noProof/>
            <w:webHidden/>
          </w:rPr>
          <w:fldChar w:fldCharType="end"/>
        </w:r>
      </w:hyperlink>
    </w:p>
    <w:p w14:paraId="3A4D72DD" w14:textId="33533EC7"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328C84E1" w14:textId="6101CDD7" w:rsidR="009E1CAF" w:rsidRDefault="009E1CAF" w:rsidP="00E50B03">
      <w:pPr>
        <w:pStyle w:val="Default"/>
      </w:pPr>
    </w:p>
    <w:p w14:paraId="1D428E65" w14:textId="77777777" w:rsidR="00FB6AF6" w:rsidRDefault="00FB6AF6" w:rsidP="00E50B03">
      <w:pPr>
        <w:pStyle w:val="Default"/>
      </w:pPr>
    </w:p>
    <w:p w14:paraId="06991370" w14:textId="13E033F1" w:rsidR="003E58E1" w:rsidRDefault="003E58E1" w:rsidP="00E50B03">
      <w:pPr>
        <w:pStyle w:val="Default"/>
      </w:pPr>
    </w:p>
    <w:p w14:paraId="1B355615" w14:textId="77777777" w:rsidR="004E489E" w:rsidRDefault="004E489E"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3DF76BC7"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7EE77A6" w14:textId="5C843617" w:rsidR="00400A23" w:rsidRDefault="00400A23" w:rsidP="005C6134">
      <w:pPr>
        <w:spacing w:after="0" w:line="360" w:lineRule="auto"/>
        <w:jc w:val="both"/>
        <w:rPr>
          <w:rFonts w:ascii="Arial" w:hAnsi="Arial" w:cs="Arial"/>
          <w:sz w:val="24"/>
          <w:szCs w:val="24"/>
          <w:lang w:val="en-US"/>
        </w:rPr>
      </w:pPr>
      <w:r w:rsidRPr="00400A23">
        <w:rPr>
          <w:rFonts w:ascii="Arial" w:hAnsi="Arial" w:cs="Arial"/>
          <w:b/>
          <w:bCs/>
          <w:sz w:val="24"/>
          <w:szCs w:val="24"/>
          <w:lang w:val="en-US"/>
        </w:rPr>
        <w:t>WC</w:t>
      </w:r>
      <w:r>
        <w:rPr>
          <w:rFonts w:ascii="Arial" w:hAnsi="Arial" w:cs="Arial"/>
          <w:b/>
          <w:bCs/>
          <w:sz w:val="24"/>
          <w:szCs w:val="24"/>
          <w:lang w:val="en-US"/>
        </w:rPr>
        <w:t>SS</w:t>
      </w:r>
      <w:r>
        <w:rPr>
          <w:rFonts w:ascii="Arial" w:hAnsi="Arial" w:cs="Arial"/>
          <w:sz w:val="24"/>
          <w:szCs w:val="24"/>
          <w:lang w:val="en-US"/>
        </w:rPr>
        <w:t xml:space="preserve"> Within-Cluster Sum of Square</w:t>
      </w: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E63E38" w:rsidRDefault="00D0260D" w:rsidP="00E10186">
      <w:pPr>
        <w:pStyle w:val="Default"/>
        <w:spacing w:line="360" w:lineRule="auto"/>
        <w:rPr>
          <w:b/>
          <w:bCs/>
          <w:sz w:val="28"/>
          <w:szCs w:val="28"/>
        </w:rPr>
      </w:pPr>
      <w:r w:rsidRPr="00E50B03">
        <w:rPr>
          <w:b/>
          <w:bCs/>
          <w:sz w:val="28"/>
          <w:szCs w:val="28"/>
        </w:rPr>
        <w:lastRenderedPageBreak/>
        <w:t>ΚΕΦΑΛΑΙΟ</w:t>
      </w:r>
      <w:r w:rsidRPr="00E63E38">
        <w:rPr>
          <w:b/>
          <w:bCs/>
          <w:sz w:val="28"/>
          <w:szCs w:val="28"/>
        </w:rPr>
        <w:t xml:space="preserve"> 1</w:t>
      </w:r>
    </w:p>
    <w:p w14:paraId="4F43D671" w14:textId="77777777" w:rsidR="00E10186" w:rsidRPr="00E63E38"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826607"/>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w:t>
      </w:r>
      <w:r w:rsidR="00F85016">
        <w:lastRenderedPageBreak/>
        <w:t xml:space="preserve">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826608"/>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826609"/>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4B7655A8"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F777E9" w:rsidRPr="00F777E9">
        <w:rPr>
          <w:rFonts w:ascii="Arial" w:hAnsi="Arial" w:cs="Arial"/>
          <w:sz w:val="24"/>
          <w:szCs w:val="24"/>
        </w:rPr>
        <w:t>]</w:t>
      </w:r>
      <w:r w:rsidR="005164C9">
        <w:rPr>
          <w:rFonts w:ascii="Arial" w:hAnsi="Arial" w:cs="Arial"/>
          <w:sz w:val="24"/>
          <w:szCs w:val="24"/>
        </w:rPr>
        <w:t xml:space="preserve"> </w:t>
      </w:r>
      <w:r w:rsidR="00F777E9" w:rsidRPr="00F777E9">
        <w:rPr>
          <w:rFonts w:ascii="Arial" w:hAnsi="Arial" w:cs="Arial"/>
          <w:sz w:val="24"/>
          <w:szCs w:val="24"/>
        </w:rPr>
        <w:t>[</w:t>
      </w:r>
      <w:r w:rsidR="005164C9">
        <w:rPr>
          <w:rFonts w:ascii="Arial" w:hAnsi="Arial" w:cs="Arial"/>
          <w:sz w:val="24"/>
          <w:szCs w:val="24"/>
        </w:rPr>
        <w:t>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03A631A6"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777E9" w:rsidRPr="00F777E9">
        <w:rPr>
          <w:rFonts w:ascii="Arial" w:hAnsi="Arial" w:cs="Arial"/>
          <w:sz w:val="24"/>
          <w:szCs w:val="24"/>
        </w:rPr>
        <w:t>]</w:t>
      </w:r>
      <w:r w:rsidR="00F803B1" w:rsidRPr="00F803B1">
        <w:rPr>
          <w:rFonts w:ascii="Arial" w:hAnsi="Arial" w:cs="Arial"/>
          <w:sz w:val="24"/>
          <w:szCs w:val="24"/>
        </w:rPr>
        <w:t xml:space="preserve"> </w:t>
      </w:r>
      <w:r w:rsidR="00F777E9" w:rsidRPr="00F777E9">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F777E9" w:rsidRPr="00F777E9">
        <w:rPr>
          <w:rFonts w:ascii="Arial" w:hAnsi="Arial" w:cs="Arial"/>
          <w:sz w:val="24"/>
          <w:szCs w:val="24"/>
        </w:rPr>
        <w:t>]</w:t>
      </w:r>
      <w:r w:rsidR="004026C9" w:rsidRPr="004026C9">
        <w:rPr>
          <w:rFonts w:ascii="Arial" w:hAnsi="Arial" w:cs="Arial"/>
          <w:sz w:val="24"/>
          <w:szCs w:val="24"/>
        </w:rPr>
        <w:t xml:space="preserve"> </w:t>
      </w:r>
      <w:r w:rsidR="00F777E9" w:rsidRPr="00F777E9">
        <w:rPr>
          <w:rFonts w:ascii="Arial" w:hAnsi="Arial" w:cs="Arial"/>
          <w:sz w:val="24"/>
          <w:szCs w:val="24"/>
        </w:rPr>
        <w:t>[</w:t>
      </w:r>
      <w:r w:rsidR="0096004E">
        <w:rPr>
          <w:rFonts w:ascii="Arial" w:hAnsi="Arial" w:cs="Arial"/>
          <w:sz w:val="24"/>
          <w:szCs w:val="24"/>
        </w:rPr>
        <w:t>6</w:t>
      </w:r>
      <w:r w:rsidR="00F777E9" w:rsidRPr="00F777E9">
        <w:rPr>
          <w:rFonts w:ascii="Arial" w:hAnsi="Arial" w:cs="Arial"/>
          <w:sz w:val="24"/>
          <w:szCs w:val="24"/>
        </w:rPr>
        <w:t>]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lastRenderedPageBreak/>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826610"/>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w:t>
      </w:r>
      <w:r w:rsidR="004B1745">
        <w:rPr>
          <w:rFonts w:ascii="Arial" w:hAnsi="Arial" w:cs="Arial"/>
          <w:sz w:val="24"/>
          <w:szCs w:val="24"/>
        </w:rPr>
        <w:lastRenderedPageBreak/>
        <w:t xml:space="preserve">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5726070E"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826639"/>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411767">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19CB6C52"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sidRPr="00F777E9">
        <w:rPr>
          <w:rFonts w:ascii="Arial" w:hAnsi="Arial" w:cs="Arial"/>
          <w:sz w:val="24"/>
          <w:szCs w:val="24"/>
        </w:rPr>
        <w:fldChar w:fldCharType="begin"/>
      </w:r>
      <w:r w:rsidR="007C24CF" w:rsidRPr="00F777E9">
        <w:rPr>
          <w:rFonts w:ascii="Arial" w:hAnsi="Arial" w:cs="Arial"/>
          <w:sz w:val="24"/>
          <w:szCs w:val="24"/>
        </w:rPr>
        <w:instrText xml:space="preserve"> REF _Ref97410843 \h </w:instrText>
      </w:r>
      <w:r w:rsidR="00F777E9" w:rsidRPr="00F777E9">
        <w:rPr>
          <w:rFonts w:ascii="Arial" w:hAnsi="Arial" w:cs="Arial"/>
          <w:sz w:val="24"/>
          <w:szCs w:val="24"/>
        </w:rPr>
        <w:instrText xml:space="preserve"> \* MERGEFORMAT </w:instrText>
      </w:r>
      <w:r w:rsidR="007C24CF" w:rsidRPr="00F777E9">
        <w:rPr>
          <w:rFonts w:ascii="Arial" w:hAnsi="Arial" w:cs="Arial"/>
          <w:sz w:val="24"/>
          <w:szCs w:val="24"/>
        </w:rPr>
      </w:r>
      <w:r w:rsidR="007C24CF" w:rsidRPr="00F777E9">
        <w:rPr>
          <w:rFonts w:ascii="Arial" w:hAnsi="Arial" w:cs="Arial"/>
          <w:sz w:val="24"/>
          <w:szCs w:val="24"/>
        </w:rPr>
        <w:fldChar w:fldCharType="separate"/>
      </w:r>
      <w:r w:rsidR="007C24CF" w:rsidRPr="00F777E9">
        <w:rPr>
          <w:rFonts w:ascii="Arial" w:hAnsi="Arial" w:cs="Arial"/>
          <w:b/>
          <w:bCs/>
          <w:sz w:val="24"/>
          <w:szCs w:val="24"/>
        </w:rPr>
        <w:t xml:space="preserve">Εικόνα </w:t>
      </w:r>
      <w:r w:rsidR="007C24CF" w:rsidRPr="00F777E9">
        <w:rPr>
          <w:rFonts w:ascii="Arial" w:hAnsi="Arial" w:cs="Arial"/>
          <w:b/>
          <w:bCs/>
          <w:noProof/>
          <w:sz w:val="24"/>
          <w:szCs w:val="24"/>
        </w:rPr>
        <w:t>1</w:t>
      </w:r>
      <w:r w:rsidR="007C24CF" w:rsidRPr="00F777E9">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xml:space="preserve">. Με τον συνδυασμό όλων των τομέων, δημιουργείται ένα υπολογιστικό σύστημα </w:t>
      </w:r>
      <w:r w:rsidR="00F730DA">
        <w:rPr>
          <w:rFonts w:ascii="Arial" w:hAnsi="Arial" w:cs="Arial"/>
          <w:sz w:val="24"/>
          <w:szCs w:val="24"/>
        </w:rPr>
        <w:lastRenderedPageBreak/>
        <w:t>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826611"/>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21B5939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F777E9" w:rsidRPr="00F777E9">
        <w:rPr>
          <w:rFonts w:ascii="Arial" w:hAnsi="Arial" w:cs="Arial"/>
          <w:sz w:val="24"/>
          <w:szCs w:val="24"/>
        </w:rPr>
        <w:t>]</w:t>
      </w:r>
      <w:r w:rsidR="007D2907" w:rsidRPr="007D2907">
        <w:rPr>
          <w:rFonts w:ascii="Arial" w:hAnsi="Arial" w:cs="Arial"/>
          <w:sz w:val="24"/>
          <w:szCs w:val="24"/>
        </w:rPr>
        <w:t xml:space="preserve"> </w:t>
      </w:r>
      <w:r w:rsidR="00F777E9" w:rsidRPr="00F777E9">
        <w:rPr>
          <w:rFonts w:ascii="Arial" w:hAnsi="Arial" w:cs="Arial"/>
          <w:sz w:val="24"/>
          <w:szCs w:val="24"/>
        </w:rPr>
        <w:t>[</w:t>
      </w:r>
      <w:r w:rsidR="0034626E">
        <w:rPr>
          <w:rFonts w:ascii="Arial" w:hAnsi="Arial" w:cs="Arial"/>
          <w:sz w:val="24"/>
          <w:szCs w:val="24"/>
        </w:rPr>
        <w:t>10</w:t>
      </w:r>
      <w:r w:rsidR="00F777E9" w:rsidRPr="00F777E9">
        <w:rPr>
          <w:rFonts w:ascii="Arial" w:hAnsi="Arial" w:cs="Arial"/>
          <w:sz w:val="24"/>
          <w:szCs w:val="24"/>
        </w:rPr>
        <w:t>]</w:t>
      </w:r>
      <w:r w:rsidR="004043F6" w:rsidRPr="004043F6">
        <w:rPr>
          <w:rFonts w:ascii="Arial" w:hAnsi="Arial" w:cs="Arial"/>
          <w:sz w:val="24"/>
          <w:szCs w:val="24"/>
        </w:rPr>
        <w:t xml:space="preserve"> </w:t>
      </w:r>
      <w:r w:rsidR="00F777E9" w:rsidRPr="00F777E9">
        <w:rPr>
          <w:rFonts w:ascii="Arial" w:hAnsi="Arial" w:cs="Arial"/>
          <w:sz w:val="24"/>
          <w:szCs w:val="24"/>
        </w:rPr>
        <w:t>[</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w:t>
      </w:r>
      <w:r w:rsidR="003A1719">
        <w:rPr>
          <w:rFonts w:ascii="Arial" w:hAnsi="Arial" w:cs="Arial"/>
          <w:sz w:val="24"/>
          <w:szCs w:val="24"/>
        </w:rPr>
        <w:lastRenderedPageBreak/>
        <w:t xml:space="preserve">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09E1394E"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F777E9" w:rsidRPr="00F777E9">
        <w:rPr>
          <w:rFonts w:ascii="Arial" w:hAnsi="Arial" w:cs="Arial"/>
          <w:sz w:val="24"/>
          <w:szCs w:val="24"/>
        </w:rPr>
        <w:t>]</w:t>
      </w:r>
      <w:r w:rsidR="002123DA" w:rsidRPr="002123DA">
        <w:rPr>
          <w:rFonts w:ascii="Arial" w:hAnsi="Arial" w:cs="Arial"/>
          <w:sz w:val="24"/>
          <w:szCs w:val="24"/>
        </w:rPr>
        <w:t xml:space="preserve"> </w:t>
      </w:r>
      <w:r w:rsidR="00F777E9" w:rsidRPr="00F777E9">
        <w:rPr>
          <w:rFonts w:ascii="Arial" w:hAnsi="Arial" w:cs="Arial"/>
          <w:sz w:val="24"/>
          <w:szCs w:val="24"/>
        </w:rPr>
        <w:t>[</w:t>
      </w:r>
      <w:r w:rsidR="002123DA" w:rsidRPr="002123DA">
        <w:rPr>
          <w:rFonts w:ascii="Arial" w:hAnsi="Arial" w:cs="Arial"/>
          <w:sz w:val="24"/>
          <w:szCs w:val="24"/>
        </w:rPr>
        <w:t>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w:t>
      </w:r>
      <w:r w:rsidR="00F777E9">
        <w:rPr>
          <w:rFonts w:ascii="Arial" w:hAnsi="Arial" w:cs="Arial"/>
          <w:sz w:val="24"/>
          <w:szCs w:val="24"/>
          <w:lang w:val="en-US"/>
        </w:rPr>
        <w:t>] [</w:t>
      </w:r>
      <w:r w:rsidR="00986720">
        <w:rPr>
          <w:rFonts w:ascii="Arial" w:hAnsi="Arial" w:cs="Arial"/>
          <w:sz w:val="24"/>
          <w:szCs w:val="24"/>
          <w:lang w:val="en-US"/>
        </w:rPr>
        <w:t>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1F7FBF5A" w:rsidR="00F83AA6" w:rsidRPr="00B80E63" w:rsidRDefault="00A23F21" w:rsidP="00B80E63">
            <w:pPr>
              <w:pStyle w:val="Caption"/>
              <w:jc w:val="center"/>
              <w:rPr>
                <w:rFonts w:ascii="Arial" w:hAnsi="Arial" w:cs="Arial"/>
                <w:color w:val="auto"/>
                <w:sz w:val="28"/>
                <w:szCs w:val="28"/>
              </w:rPr>
            </w:pPr>
            <w:bookmarkStart w:id="10" w:name="_Toc97826640"/>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411767">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DF36270"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F777E9" w:rsidRPr="00F777E9">
        <w:rPr>
          <w:rFonts w:ascii="Arial" w:hAnsi="Arial" w:cs="Arial"/>
        </w:rPr>
        <w:t>]</w:t>
      </w:r>
      <w:r w:rsidR="00EA4F34" w:rsidRPr="00EA4F34">
        <w:rPr>
          <w:rFonts w:ascii="Arial" w:hAnsi="Arial" w:cs="Arial"/>
        </w:rPr>
        <w:t xml:space="preserve"> </w:t>
      </w:r>
      <w:r w:rsidR="00F777E9" w:rsidRPr="00F777E9">
        <w:rPr>
          <w:rFonts w:ascii="Arial" w:hAnsi="Arial" w:cs="Arial"/>
        </w:rPr>
        <w:t>[</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F777E9" w:rsidRPr="00F777E9">
        <w:rPr>
          <w:rFonts w:ascii="Arial" w:hAnsi="Arial" w:cs="Arial"/>
          <w:sz w:val="24"/>
          <w:szCs w:val="24"/>
        </w:rPr>
        <w:t>]</w:t>
      </w:r>
      <w:r w:rsidR="00625784" w:rsidRPr="00625784">
        <w:rPr>
          <w:rFonts w:ascii="Arial" w:hAnsi="Arial" w:cs="Arial"/>
          <w:sz w:val="24"/>
          <w:szCs w:val="24"/>
        </w:rPr>
        <w:t xml:space="preserve"> </w:t>
      </w:r>
      <w:r w:rsidR="00F777E9" w:rsidRPr="00F777E9">
        <w:rPr>
          <w:rFonts w:ascii="Arial" w:hAnsi="Arial" w:cs="Arial"/>
          <w:sz w:val="24"/>
          <w:szCs w:val="24"/>
        </w:rPr>
        <w:t>[</w:t>
      </w:r>
      <w:r w:rsidR="006E61D2">
        <w:rPr>
          <w:rFonts w:ascii="Arial" w:hAnsi="Arial" w:cs="Arial"/>
          <w:sz w:val="24"/>
          <w:szCs w:val="24"/>
        </w:rPr>
        <w:t>16</w:t>
      </w:r>
      <w:r w:rsidR="00F777E9" w:rsidRPr="00F777E9">
        <w:rPr>
          <w:rFonts w:ascii="Arial" w:hAnsi="Arial" w:cs="Arial"/>
          <w:sz w:val="24"/>
          <w:szCs w:val="24"/>
        </w:rPr>
        <w:t>]</w:t>
      </w:r>
      <w:r w:rsidR="00FE6355" w:rsidRPr="00FE6355">
        <w:rPr>
          <w:rFonts w:ascii="Arial" w:hAnsi="Arial" w:cs="Arial"/>
          <w:sz w:val="24"/>
          <w:szCs w:val="24"/>
        </w:rPr>
        <w:t xml:space="preserve"> </w:t>
      </w:r>
      <w:r w:rsidR="00F777E9" w:rsidRPr="00F777E9">
        <w:rPr>
          <w:rFonts w:ascii="Arial" w:hAnsi="Arial" w:cs="Arial"/>
          <w:sz w:val="24"/>
          <w:szCs w:val="24"/>
        </w:rPr>
        <w:t>[</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0DF6B966" w:rsidR="00406042" w:rsidRPr="00406042" w:rsidRDefault="00406042" w:rsidP="00406042">
                                  <w:pPr>
                                    <w:pStyle w:val="Caption"/>
                                    <w:jc w:val="center"/>
                                    <w:rPr>
                                      <w:rFonts w:ascii="Arial" w:hAnsi="Arial" w:cs="Arial"/>
                                      <w:noProof/>
                                      <w:color w:val="auto"/>
                                      <w:sz w:val="20"/>
                                      <w:szCs w:val="20"/>
                                    </w:rPr>
                                  </w:pPr>
                                  <w:bookmarkStart w:id="11" w:name="_Toc97826641"/>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41176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0FQ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NPlF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" stroked="f">
                      <v:textbox style="mso-fit-shape-to-text:t" inset="0,0,0,0">
                        <w:txbxContent>
                          <w:p w14:paraId="6E02C591" w14:textId="0DF6B966" w:rsidR="00406042" w:rsidRPr="00406042" w:rsidRDefault="00406042" w:rsidP="00406042">
                            <w:pPr>
                              <w:pStyle w:val="Caption"/>
                              <w:jc w:val="center"/>
                              <w:rPr>
                                <w:rFonts w:ascii="Arial" w:hAnsi="Arial" w:cs="Arial"/>
                                <w:noProof/>
                                <w:color w:val="auto"/>
                                <w:sz w:val="20"/>
                                <w:szCs w:val="20"/>
                              </w:rPr>
                            </w:pPr>
                            <w:bookmarkStart w:id="12" w:name="_Toc97826641"/>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41176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69F40AF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F777E9" w:rsidRPr="00F777E9">
        <w:rPr>
          <w:rFonts w:ascii="Arial" w:hAnsi="Arial" w:cs="Arial"/>
          <w:sz w:val="24"/>
          <w:szCs w:val="24"/>
        </w:rPr>
        <w:t>]</w:t>
      </w:r>
      <w:r w:rsidR="00754D2D" w:rsidRPr="00754D2D">
        <w:rPr>
          <w:rFonts w:ascii="Arial" w:hAnsi="Arial" w:cs="Arial"/>
          <w:sz w:val="24"/>
          <w:szCs w:val="24"/>
        </w:rPr>
        <w:t xml:space="preserve"> </w:t>
      </w:r>
      <w:r w:rsidR="00F777E9" w:rsidRPr="00F777E9">
        <w:rPr>
          <w:rFonts w:ascii="Arial" w:hAnsi="Arial" w:cs="Arial"/>
          <w:sz w:val="24"/>
          <w:szCs w:val="24"/>
        </w:rPr>
        <w:t>[</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777E9" w:rsidRPr="00F777E9">
        <w:rPr>
          <w:rFonts w:ascii="Arial" w:hAnsi="Arial" w:cs="Arial"/>
          <w:sz w:val="24"/>
          <w:szCs w:val="24"/>
        </w:rPr>
        <w:t>]</w:t>
      </w:r>
      <w:r w:rsidR="00F41A59" w:rsidRPr="00F41A59">
        <w:rPr>
          <w:rFonts w:ascii="Arial" w:hAnsi="Arial" w:cs="Arial"/>
          <w:sz w:val="24"/>
          <w:szCs w:val="24"/>
        </w:rPr>
        <w:t xml:space="preserve"> </w:t>
      </w:r>
      <w:r w:rsidR="00F777E9" w:rsidRPr="00F777E9">
        <w:rPr>
          <w:rFonts w:ascii="Arial" w:hAnsi="Arial" w:cs="Arial"/>
          <w:sz w:val="24"/>
          <w:szCs w:val="24"/>
        </w:rPr>
        <w:t>[</w:t>
      </w:r>
      <w:r w:rsidR="00F41A59" w:rsidRPr="00F41A59">
        <w:rPr>
          <w:rFonts w:ascii="Arial" w:hAnsi="Arial" w:cs="Arial"/>
          <w:sz w:val="24"/>
          <w:szCs w:val="24"/>
        </w:rPr>
        <w:t>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FC6EFAF"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E86FE4" w:rsidRPr="00E86FE4">
        <w:rPr>
          <w:rFonts w:ascii="Arial" w:hAnsi="Arial" w:cs="Arial"/>
          <w:sz w:val="24"/>
          <w:szCs w:val="24"/>
        </w:rPr>
        <w:t xml:space="preserve"> </w:t>
      </w:r>
      <w:r w:rsidR="00F777E9" w:rsidRPr="00F777E9">
        <w:rPr>
          <w:rFonts w:ascii="Arial" w:hAnsi="Arial" w:cs="Arial"/>
          <w:sz w:val="24"/>
          <w:szCs w:val="24"/>
        </w:rPr>
        <w:t>[</w:t>
      </w:r>
      <w:r w:rsidR="00E86FE4" w:rsidRPr="00E86FE4">
        <w:rPr>
          <w:rFonts w:ascii="Arial" w:hAnsi="Arial" w:cs="Arial"/>
          <w:sz w:val="24"/>
          <w:szCs w:val="24"/>
        </w:rPr>
        <w:t>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3E2141" w:rsidRPr="0051238C">
        <w:rPr>
          <w:rFonts w:ascii="Arial" w:hAnsi="Arial" w:cs="Arial"/>
          <w:sz w:val="24"/>
          <w:szCs w:val="24"/>
        </w:rPr>
        <w:t xml:space="preserve"> </w:t>
      </w:r>
      <w:r w:rsidR="00F777E9" w:rsidRPr="00F777E9">
        <w:rPr>
          <w:rFonts w:ascii="Arial" w:hAnsi="Arial" w:cs="Arial"/>
          <w:sz w:val="24"/>
          <w:szCs w:val="24"/>
        </w:rPr>
        <w:t>[</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11334F08"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22</w:t>
      </w:r>
      <w:r w:rsidR="00F777E9" w:rsidRPr="00F777E9">
        <w:rPr>
          <w:rFonts w:ascii="Arial" w:hAnsi="Arial" w:cs="Arial"/>
          <w:sz w:val="24"/>
          <w:szCs w:val="24"/>
        </w:rPr>
        <w:t>]</w:t>
      </w:r>
      <w:r w:rsidR="00955AB6" w:rsidRPr="00955AB6">
        <w:rPr>
          <w:rFonts w:ascii="Arial" w:hAnsi="Arial" w:cs="Arial"/>
          <w:sz w:val="24"/>
          <w:szCs w:val="24"/>
        </w:rPr>
        <w:t xml:space="preserve"> </w:t>
      </w:r>
      <w:r w:rsidR="00F777E9" w:rsidRPr="00F777E9">
        <w:rPr>
          <w:rFonts w:ascii="Arial" w:hAnsi="Arial" w:cs="Arial"/>
          <w:sz w:val="24"/>
          <w:szCs w:val="24"/>
        </w:rPr>
        <w:t>[</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8493A9"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F777E9" w:rsidRPr="00F777E9">
        <w:rPr>
          <w:rFonts w:ascii="Arial" w:hAnsi="Arial" w:cs="Arial"/>
          <w:sz w:val="24"/>
          <w:szCs w:val="24"/>
        </w:rPr>
        <w:t>]</w:t>
      </w:r>
      <w:r w:rsidR="00C93972">
        <w:rPr>
          <w:rFonts w:ascii="Arial" w:hAnsi="Arial" w:cs="Arial"/>
          <w:sz w:val="24"/>
          <w:szCs w:val="24"/>
        </w:rPr>
        <w:t xml:space="preserve"> </w:t>
      </w:r>
      <w:r w:rsidR="00F777E9" w:rsidRPr="00F777E9">
        <w:rPr>
          <w:rFonts w:ascii="Arial" w:hAnsi="Arial" w:cs="Arial"/>
          <w:sz w:val="24"/>
          <w:szCs w:val="24"/>
        </w:rPr>
        <w:t>[</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2" w:name="_Toc97826612"/>
      <w:r w:rsidRPr="006412CC">
        <w:rPr>
          <w:rFonts w:ascii="Arial" w:hAnsi="Arial" w:cs="Arial"/>
          <w:color w:val="auto"/>
        </w:rPr>
        <w:t>2.2.2 Βαθιά Μάθηση</w:t>
      </w:r>
      <w:bookmarkEnd w:id="12"/>
    </w:p>
    <w:p w14:paraId="3547A87D" w14:textId="01F7CC79"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8</w:t>
      </w:r>
      <w:r w:rsidR="00F777E9" w:rsidRPr="00F777E9">
        <w:rPr>
          <w:rFonts w:ascii="Arial" w:eastAsia="Times New Roman" w:hAnsi="Arial" w:cs="Arial"/>
          <w:sz w:val="24"/>
          <w:szCs w:val="24"/>
        </w:rPr>
        <w:t>]</w:t>
      </w:r>
      <w:r w:rsidR="009F242B">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B8085B">
        <w:rPr>
          <w:rFonts w:ascii="Arial" w:eastAsia="Times New Roman" w:hAnsi="Arial" w:cs="Arial"/>
          <w:sz w:val="24"/>
          <w:szCs w:val="24"/>
        </w:rPr>
        <w:t>17</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216A27">
        <w:rPr>
          <w:rFonts w:ascii="Arial" w:eastAsia="Times New Roman" w:hAnsi="Arial" w:cs="Arial"/>
          <w:sz w:val="24"/>
          <w:szCs w:val="24"/>
        </w:rPr>
        <w:t>28</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614AF4CD"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F777E9" w:rsidRPr="00F777E9">
        <w:rPr>
          <w:rFonts w:ascii="Arial" w:eastAsia="Times New Roman" w:hAnsi="Arial" w:cs="Arial"/>
          <w:sz w:val="24"/>
          <w:szCs w:val="24"/>
        </w:rPr>
        <w:t>]</w:t>
      </w:r>
      <w:r w:rsidR="00D02530" w:rsidRPr="00D02530">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657C49FE"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813479" w:rsidRPr="00813479">
        <w:rPr>
          <w:rFonts w:ascii="Arial" w:eastAsia="Times New Roman" w:hAnsi="Arial" w:cs="Arial"/>
          <w:sz w:val="24"/>
          <w:szCs w:val="24"/>
        </w:rPr>
        <w:t>] [</w:t>
      </w:r>
      <w:r w:rsidR="0027370A">
        <w:rPr>
          <w:rFonts w:ascii="Arial" w:eastAsia="Times New Roman" w:hAnsi="Arial" w:cs="Arial"/>
          <w:sz w:val="24"/>
          <w:szCs w:val="24"/>
        </w:rPr>
        <w:t>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17</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30</w:t>
      </w:r>
      <w:r w:rsidR="00813479" w:rsidRPr="00813479">
        <w:rPr>
          <w:rFonts w:ascii="Arial" w:eastAsia="Times New Roman" w:hAnsi="Arial" w:cs="Arial"/>
          <w:sz w:val="24"/>
          <w:szCs w:val="24"/>
        </w:rPr>
        <w:t>]</w:t>
      </w:r>
      <w:r w:rsidR="006C106B">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677F1E" w:rsidRPr="00677F1E">
        <w:rPr>
          <w:rFonts w:ascii="Arial" w:eastAsia="Times New Roman" w:hAnsi="Arial" w:cs="Arial"/>
          <w:sz w:val="24"/>
          <w:szCs w:val="24"/>
        </w:rPr>
        <w:t>33</w:t>
      </w:r>
      <w:r w:rsidR="00813479" w:rsidRPr="00813479">
        <w:rPr>
          <w:rFonts w:ascii="Arial" w:eastAsia="Times New Roman" w:hAnsi="Arial" w:cs="Arial"/>
          <w:sz w:val="24"/>
          <w:szCs w:val="24"/>
        </w:rPr>
        <w:t>]</w:t>
      </w:r>
      <w:r w:rsidR="00365D73" w:rsidRPr="00365D7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813479" w:rsidRPr="00813479">
        <w:rPr>
          <w:rFonts w:ascii="Arial" w:eastAsia="Times New Roman" w:hAnsi="Arial" w:cs="Arial"/>
          <w:sz w:val="24"/>
          <w:szCs w:val="24"/>
        </w:rPr>
        <w:t>]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0816CB89" w:rsidR="009B4E93" w:rsidRPr="00317176" w:rsidRDefault="00F34397" w:rsidP="00F34397">
            <w:pPr>
              <w:pStyle w:val="Caption"/>
              <w:jc w:val="center"/>
              <w:rPr>
                <w:rFonts w:ascii="Arial" w:eastAsia="Times New Roman" w:hAnsi="Arial" w:cs="Arial"/>
                <w:noProof/>
                <w:color w:val="auto"/>
                <w:sz w:val="28"/>
                <w:szCs w:val="28"/>
              </w:rPr>
            </w:pPr>
            <w:bookmarkStart w:id="13" w:name="_Toc97826642"/>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411767" w:rsidRPr="00411767">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3"/>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3C943D81" w:rsidR="006E7752" w:rsidRPr="006E7752" w:rsidRDefault="006E7752" w:rsidP="006E7752">
                                  <w:pPr>
                                    <w:pStyle w:val="Caption"/>
                                    <w:jc w:val="center"/>
                                    <w:rPr>
                                      <w:rFonts w:ascii="Arial" w:hAnsi="Arial" w:cs="Arial"/>
                                      <w:noProof/>
                                      <w:color w:val="auto"/>
                                      <w:sz w:val="20"/>
                                      <w:szCs w:val="20"/>
                                    </w:rPr>
                                  </w:pPr>
                                  <w:bookmarkStart w:id="14" w:name="_Toc97826643"/>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41176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vAFw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RczOa3szmFJMUWt/N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" stroked="f">
                      <v:textbox style="mso-fit-shape-to-text:t" inset="0,0,0,0">
                        <w:txbxContent>
                          <w:p w14:paraId="209BEACB" w14:textId="3C943D81" w:rsidR="006E7752" w:rsidRPr="006E7752" w:rsidRDefault="006E7752" w:rsidP="006E7752">
                            <w:pPr>
                              <w:pStyle w:val="Caption"/>
                              <w:jc w:val="center"/>
                              <w:rPr>
                                <w:rFonts w:ascii="Arial" w:hAnsi="Arial" w:cs="Arial"/>
                                <w:noProof/>
                                <w:color w:val="auto"/>
                                <w:sz w:val="20"/>
                                <w:szCs w:val="20"/>
                              </w:rPr>
                            </w:pPr>
                            <w:bookmarkStart w:id="16" w:name="_Toc97826643"/>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41176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3707D69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21</w:t>
      </w:r>
      <w:r w:rsidR="00813479" w:rsidRPr="00813479">
        <w:rPr>
          <w:rFonts w:ascii="Arial" w:hAnsi="Arial" w:cs="Arial"/>
          <w:sz w:val="24"/>
          <w:szCs w:val="24"/>
        </w:rPr>
        <w:t>]</w:t>
      </w:r>
      <w:r w:rsidR="00E90C61">
        <w:rPr>
          <w:rFonts w:ascii="Arial" w:hAnsi="Arial" w:cs="Arial"/>
          <w:sz w:val="24"/>
          <w:szCs w:val="24"/>
        </w:rPr>
        <w:t xml:space="preserve"> </w:t>
      </w:r>
      <w:r w:rsidR="00813479" w:rsidRPr="00813479">
        <w:rPr>
          <w:rFonts w:ascii="Arial" w:hAnsi="Arial" w:cs="Arial"/>
          <w:sz w:val="24"/>
          <w:szCs w:val="24"/>
        </w:rPr>
        <w:t>[</w:t>
      </w:r>
      <w:r w:rsidR="008E29AE">
        <w:rPr>
          <w:rFonts w:ascii="Arial" w:hAnsi="Arial" w:cs="Arial"/>
          <w:sz w:val="24"/>
          <w:szCs w:val="24"/>
        </w:rPr>
        <w:t>38</w:t>
      </w:r>
      <w:r w:rsidR="00813479" w:rsidRPr="00813479">
        <w:rPr>
          <w:rFonts w:ascii="Arial" w:hAnsi="Arial" w:cs="Arial"/>
          <w:sz w:val="24"/>
          <w:szCs w:val="24"/>
        </w:rPr>
        <w:t>]</w:t>
      </w:r>
      <w:r w:rsidR="00C2357D">
        <w:rPr>
          <w:rFonts w:ascii="Arial" w:hAnsi="Arial" w:cs="Arial"/>
          <w:sz w:val="24"/>
          <w:szCs w:val="24"/>
        </w:rPr>
        <w:t xml:space="preserve"> </w:t>
      </w:r>
      <w:r w:rsidR="00813479" w:rsidRPr="00813479">
        <w:rPr>
          <w:rFonts w:ascii="Arial" w:hAnsi="Arial" w:cs="Arial"/>
          <w:sz w:val="24"/>
          <w:szCs w:val="24"/>
        </w:rPr>
        <w:t>[</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2BA54193"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13479" w:rsidRPr="004A04A6">
        <w:rPr>
          <w:rFonts w:ascii="Arial" w:eastAsia="Times New Roman" w:hAnsi="Arial" w:cs="Arial"/>
          <w:sz w:val="24"/>
          <w:szCs w:val="24"/>
        </w:rPr>
        <w:t>]</w:t>
      </w:r>
      <w:r w:rsidR="002B3FE6">
        <w:rPr>
          <w:rFonts w:ascii="Arial" w:eastAsia="Times New Roman" w:hAnsi="Arial" w:cs="Arial"/>
          <w:sz w:val="24"/>
          <w:szCs w:val="24"/>
        </w:rPr>
        <w:t xml:space="preserve"> </w:t>
      </w:r>
      <w:r w:rsidR="00813479" w:rsidRPr="004A04A6">
        <w:rPr>
          <w:rFonts w:ascii="Arial" w:eastAsia="Times New Roman" w:hAnsi="Arial" w:cs="Arial"/>
          <w:sz w:val="24"/>
          <w:szCs w:val="24"/>
        </w:rPr>
        <w:t>[</w:t>
      </w:r>
      <w:r w:rsidR="002B3FE6">
        <w:rPr>
          <w:rFonts w:ascii="Arial" w:eastAsia="Times New Roman" w:hAnsi="Arial" w:cs="Arial"/>
          <w:sz w:val="24"/>
          <w:szCs w:val="24"/>
        </w:rPr>
        <w:t>41</w:t>
      </w:r>
      <w:r w:rsidR="00813479" w:rsidRPr="004A04A6">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13479" w:rsidRPr="004A04A6">
        <w:rPr>
          <w:rFonts w:ascii="Arial" w:eastAsia="Times New Roman" w:hAnsi="Arial" w:cs="Arial"/>
          <w:sz w:val="24"/>
          <w:szCs w:val="24"/>
        </w:rPr>
        <w:t>[</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813479" w:rsidRPr="00813479">
        <w:rPr>
          <w:rFonts w:ascii="Arial" w:hAnsi="Arial" w:cs="Arial"/>
          <w:sz w:val="24"/>
          <w:szCs w:val="24"/>
        </w:rPr>
        <w:t>]</w:t>
      </w:r>
      <w:r w:rsidR="00CC7554" w:rsidRPr="00CC7554">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881B51">
        <w:rPr>
          <w:rFonts w:ascii="Arial" w:eastAsia="Times New Roman" w:hAnsi="Arial" w:cs="Arial"/>
          <w:sz w:val="24"/>
          <w:szCs w:val="24"/>
        </w:rPr>
        <w:t>42</w:t>
      </w:r>
      <w:r w:rsidR="00813479" w:rsidRPr="00813479">
        <w:rPr>
          <w:rFonts w:ascii="Arial" w:eastAsia="Times New Roman" w:hAnsi="Arial" w:cs="Arial"/>
          <w:sz w:val="24"/>
          <w:szCs w:val="24"/>
        </w:rPr>
        <w:t>]</w:t>
      </w:r>
      <w:r w:rsidR="00556DB9">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56DB9">
        <w:rPr>
          <w:rFonts w:ascii="Arial" w:eastAsia="Times New Roman" w:hAnsi="Arial" w:cs="Arial"/>
          <w:sz w:val="24"/>
          <w:szCs w:val="24"/>
        </w:rPr>
        <w:t>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21</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40</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41</w:t>
      </w:r>
      <w:r w:rsidR="00813479" w:rsidRPr="00813479">
        <w:rPr>
          <w:rFonts w:ascii="Arial" w:eastAsia="Times New Roman" w:hAnsi="Arial" w:cs="Arial"/>
          <w:sz w:val="24"/>
          <w:szCs w:val="24"/>
        </w:rPr>
        <w:t>]</w:t>
      </w:r>
      <w:r w:rsidR="0025144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51443">
        <w:rPr>
          <w:rFonts w:ascii="Arial" w:eastAsia="Times New Roman" w:hAnsi="Arial" w:cs="Arial"/>
          <w:sz w:val="24"/>
          <w:szCs w:val="24"/>
        </w:rPr>
        <w:t>42</w:t>
      </w:r>
      <w:r w:rsidR="00813479" w:rsidRPr="00813479">
        <w:rPr>
          <w:rFonts w:ascii="Arial" w:eastAsia="Times New Roman" w:hAnsi="Arial" w:cs="Arial"/>
          <w:sz w:val="24"/>
          <w:szCs w:val="24"/>
        </w:rPr>
        <w:t>]</w:t>
      </w:r>
      <w:r w:rsidR="005D205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D2053">
        <w:rPr>
          <w:rFonts w:ascii="Arial" w:eastAsia="Times New Roman" w:hAnsi="Arial" w:cs="Arial"/>
          <w:sz w:val="24"/>
          <w:szCs w:val="24"/>
        </w:rPr>
        <w:t>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4C9E5C9F" w:rsidR="00DF7E53" w:rsidRPr="00D07DAB" w:rsidRDefault="00D07DAB" w:rsidP="00D07DAB">
            <w:pPr>
              <w:pStyle w:val="Caption"/>
              <w:jc w:val="center"/>
              <w:rPr>
                <w:rFonts w:ascii="Arial" w:eastAsia="Times New Roman" w:hAnsi="Arial" w:cs="Arial"/>
                <w:color w:val="auto"/>
                <w:sz w:val="28"/>
                <w:szCs w:val="28"/>
              </w:rPr>
            </w:pPr>
            <w:bookmarkStart w:id="15" w:name="_Toc97826644"/>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411767">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w:t>
            </w:r>
            <w:proofErr w:type="spellStart"/>
            <w:r w:rsidRPr="00D07DAB">
              <w:rPr>
                <w:rFonts w:ascii="Arial" w:hAnsi="Arial" w:cs="Arial"/>
                <w:color w:val="auto"/>
                <w:sz w:val="20"/>
                <w:szCs w:val="20"/>
              </w:rPr>
              <w:t>Νευρωνικού</w:t>
            </w:r>
            <w:proofErr w:type="spellEnd"/>
            <w:r w:rsidRPr="00D07DAB">
              <w:rPr>
                <w:rFonts w:ascii="Arial" w:hAnsi="Arial" w:cs="Arial"/>
                <w:color w:val="auto"/>
                <w:sz w:val="20"/>
                <w:szCs w:val="20"/>
              </w:rPr>
              <w:t xml:space="preserve"> Δικτύου [31]</w:t>
            </w:r>
            <w:bookmarkEnd w:id="15"/>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8B794A1"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21</w:t>
      </w:r>
      <w:r w:rsidR="00813479" w:rsidRPr="00813479">
        <w:rPr>
          <w:rFonts w:ascii="Arial" w:eastAsia="Times New Roman" w:hAnsi="Arial" w:cs="Arial"/>
          <w:sz w:val="24"/>
          <w:szCs w:val="24"/>
        </w:rPr>
        <w:t>]</w:t>
      </w:r>
      <w:r w:rsidR="009A65BD">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D635A9">
        <w:rPr>
          <w:rFonts w:ascii="Arial" w:hAnsi="Arial" w:cs="Arial"/>
          <w:sz w:val="24"/>
          <w:szCs w:val="24"/>
        </w:rPr>
        <w:t>41</w:t>
      </w:r>
      <w:r w:rsidR="00813479" w:rsidRPr="00813479">
        <w:rPr>
          <w:rFonts w:ascii="Arial" w:hAnsi="Arial" w:cs="Arial"/>
          <w:sz w:val="24"/>
          <w:szCs w:val="24"/>
        </w:rPr>
        <w:t>]</w:t>
      </w:r>
      <w:r w:rsidR="00FC152C">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51C6AE3E"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813479" w:rsidRPr="00813479">
        <w:rPr>
          <w:rFonts w:ascii="Arial" w:hAnsi="Arial" w:cs="Arial"/>
          <w:sz w:val="24"/>
          <w:szCs w:val="24"/>
        </w:rPr>
        <w:t>]</w:t>
      </w:r>
      <w:r w:rsidR="009F2367" w:rsidRPr="001427E6">
        <w:rPr>
          <w:rFonts w:ascii="Arial" w:hAnsi="Arial" w:cs="Arial"/>
          <w:sz w:val="24"/>
          <w:szCs w:val="24"/>
        </w:rPr>
        <w:t xml:space="preserve"> </w:t>
      </w:r>
      <w:r w:rsidR="00813479" w:rsidRPr="000E01AF">
        <w:rPr>
          <w:rFonts w:ascii="Arial" w:hAnsi="Arial" w:cs="Arial"/>
          <w:sz w:val="24"/>
          <w:szCs w:val="24"/>
        </w:rPr>
        <w:t>[</w:t>
      </w:r>
      <w:r w:rsidR="009F2367" w:rsidRPr="001427E6">
        <w:rPr>
          <w:rFonts w:ascii="Arial" w:hAnsi="Arial" w:cs="Arial"/>
          <w:sz w:val="24"/>
          <w:szCs w:val="24"/>
        </w:rPr>
        <w:t>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6" w:name="_Toc97826613"/>
      <w:r w:rsidRPr="006412CC">
        <w:rPr>
          <w:rFonts w:ascii="Arial" w:hAnsi="Arial" w:cs="Arial"/>
          <w:color w:val="auto"/>
        </w:rPr>
        <w:t>2.2.3 Επεξεργασία Φυσικής Γλώσσας</w:t>
      </w:r>
      <w:bookmarkEnd w:id="16"/>
    </w:p>
    <w:p w14:paraId="52312332" w14:textId="07589B9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29</w:t>
      </w:r>
      <w:r w:rsidR="000E01AF" w:rsidRPr="000E01AF">
        <w:rPr>
          <w:rFonts w:ascii="Arial" w:hAnsi="Arial" w:cs="Arial"/>
          <w:sz w:val="24"/>
          <w:szCs w:val="24"/>
        </w:rPr>
        <w:t>]</w:t>
      </w:r>
      <w:r w:rsidR="00D922E3">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0E01AF" w:rsidRPr="000E01AF">
        <w:rPr>
          <w:rFonts w:ascii="Arial" w:hAnsi="Arial" w:cs="Arial"/>
          <w:sz w:val="24"/>
          <w:szCs w:val="24"/>
        </w:rPr>
        <w:t>]</w:t>
      </w:r>
      <w:r w:rsidR="001A6E5C" w:rsidRPr="00B363AE">
        <w:rPr>
          <w:rFonts w:ascii="Arial" w:hAnsi="Arial" w:cs="Arial"/>
          <w:sz w:val="24"/>
          <w:szCs w:val="24"/>
        </w:rPr>
        <w:t xml:space="preserve"> </w:t>
      </w:r>
      <w:r w:rsidR="000E01AF" w:rsidRPr="000E01AF">
        <w:rPr>
          <w:rFonts w:ascii="Arial" w:hAnsi="Arial" w:cs="Arial"/>
          <w:sz w:val="24"/>
          <w:szCs w:val="24"/>
        </w:rPr>
        <w:t>[</w:t>
      </w:r>
      <w:r w:rsidR="001A6E5C" w:rsidRPr="00B363AE">
        <w:rPr>
          <w:rFonts w:ascii="Arial" w:hAnsi="Arial" w:cs="Arial"/>
          <w:sz w:val="24"/>
          <w:szCs w:val="24"/>
        </w:rPr>
        <w:t>35</w:t>
      </w:r>
      <w:r w:rsidR="000E01AF" w:rsidRPr="000E01AF">
        <w:rPr>
          <w:rFonts w:ascii="Arial" w:hAnsi="Arial" w:cs="Arial"/>
          <w:sz w:val="24"/>
          <w:szCs w:val="24"/>
        </w:rPr>
        <w:t>]</w:t>
      </w:r>
      <w:r w:rsidR="001A6E5C" w:rsidRPr="001A6E5C">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28</w:t>
      </w:r>
      <w:r w:rsidR="000E01AF" w:rsidRPr="000E01AF">
        <w:rPr>
          <w:rFonts w:ascii="Arial" w:hAnsi="Arial" w:cs="Arial"/>
          <w:sz w:val="24"/>
          <w:szCs w:val="24"/>
        </w:rPr>
        <w:t>]</w:t>
      </w:r>
      <w:r w:rsidR="009874FE">
        <w:rPr>
          <w:rFonts w:ascii="Arial" w:hAnsi="Arial" w:cs="Arial"/>
          <w:sz w:val="24"/>
          <w:szCs w:val="24"/>
        </w:rPr>
        <w:t xml:space="preserve"> </w:t>
      </w:r>
      <w:r w:rsidR="000E01AF" w:rsidRPr="000E01AF">
        <w:rPr>
          <w:rFonts w:ascii="Arial" w:hAnsi="Arial" w:cs="Arial"/>
          <w:sz w:val="24"/>
          <w:szCs w:val="24"/>
        </w:rPr>
        <w:t>[</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8A223C2"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1848C8D6"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4A49AA">
        <w:rPr>
          <w:rStyle w:val="Hyperlink"/>
          <w:rFonts w:ascii="Arial" w:hAnsi="Arial" w:cs="Arial"/>
          <w:color w:val="auto"/>
          <w:sz w:val="24"/>
          <w:szCs w:val="24"/>
          <w:u w:val="none"/>
        </w:rPr>
        <w:t>].</w:t>
      </w:r>
    </w:p>
    <w:p w14:paraId="50E5192A" w14:textId="2E088E97"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47</w:t>
      </w:r>
      <w:r w:rsidR="000410A7">
        <w:rPr>
          <w:rFonts w:ascii="Arial" w:hAnsi="Arial" w:cs="Arial"/>
          <w:sz w:val="24"/>
          <w:szCs w:val="24"/>
        </w:rPr>
        <w:t xml:space="preserve">]. </w:t>
      </w:r>
    </w:p>
    <w:p w14:paraId="37147225" w14:textId="745A4955"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C71415" w:rsidRPr="0000169C">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3156C4B0"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F73DEF" w:rsidRPr="00F73DEF">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3C46B26F"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0E01AF" w:rsidRPr="000E01AF">
        <w:rPr>
          <w:rFonts w:ascii="Arial" w:hAnsi="Arial" w:cs="Arial"/>
          <w:sz w:val="24"/>
          <w:szCs w:val="24"/>
        </w:rPr>
        <w:t>[</w:t>
      </w:r>
      <w:r w:rsidR="004B08D6">
        <w:rPr>
          <w:rFonts w:ascii="Arial" w:hAnsi="Arial" w:cs="Arial"/>
          <w:sz w:val="24"/>
          <w:szCs w:val="24"/>
        </w:rPr>
        <w:t>47</w:t>
      </w:r>
      <w:r w:rsidR="009732C8">
        <w:rPr>
          <w:rFonts w:ascii="Arial" w:hAnsi="Arial" w:cs="Arial"/>
          <w:sz w:val="24"/>
          <w:szCs w:val="24"/>
        </w:rPr>
        <w:t xml:space="preserve">]. </w:t>
      </w:r>
    </w:p>
    <w:p w14:paraId="5FDE829F" w14:textId="5B4A976E"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0E01AF" w:rsidRPr="000E01AF">
        <w:rPr>
          <w:rFonts w:ascii="Arial" w:hAnsi="Arial" w:cs="Arial"/>
          <w:sz w:val="24"/>
          <w:szCs w:val="24"/>
        </w:rPr>
        <w:t>[</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30544135"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0E01AF">
        <w:rPr>
          <w:rStyle w:val="Hyperlink"/>
          <w:rFonts w:ascii="Arial" w:hAnsi="Arial" w:cs="Arial"/>
          <w:color w:val="auto"/>
          <w:sz w:val="24"/>
          <w:szCs w:val="24"/>
          <w:u w:val="none"/>
          <w:lang w:val="en-US"/>
        </w:rPr>
        <w:t>]</w:t>
      </w:r>
      <w:r w:rsidR="007D7951" w:rsidRPr="007D7951">
        <w:rPr>
          <w:rStyle w:val="Hyperlink"/>
          <w:rFonts w:ascii="Arial" w:hAnsi="Arial" w:cs="Arial"/>
          <w:color w:val="auto"/>
          <w:sz w:val="24"/>
          <w:szCs w:val="24"/>
          <w:u w:val="none"/>
        </w:rPr>
        <w:t xml:space="preserve"> </w:t>
      </w:r>
      <w:r w:rsidR="000E01AF">
        <w:rPr>
          <w:rStyle w:val="Hyperlink"/>
          <w:rFonts w:ascii="Arial" w:hAnsi="Arial" w:cs="Arial"/>
          <w:color w:val="auto"/>
          <w:sz w:val="24"/>
          <w:szCs w:val="24"/>
          <w:u w:val="none"/>
          <w:lang w:val="en-US"/>
        </w:rPr>
        <w:t>[</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7" w:name="_Toc97826614"/>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7"/>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48BCF0A9"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0E01AF" w:rsidRPr="000E01AF">
        <w:rPr>
          <w:rFonts w:ascii="Arial" w:hAnsi="Arial" w:cs="Arial"/>
          <w:sz w:val="24"/>
          <w:szCs w:val="24"/>
        </w:rPr>
        <w:t>]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w:t>
      </w:r>
      <w:r w:rsidR="0018120B" w:rsidRPr="00D50EC4">
        <w:rPr>
          <w:rFonts w:ascii="Arial" w:hAnsi="Arial" w:cs="Arial"/>
          <w:sz w:val="24"/>
          <w:szCs w:val="24"/>
        </w:rPr>
        <w:t xml:space="preserve"> </w:t>
      </w:r>
      <w:r w:rsidR="000E01AF" w:rsidRPr="000E01AF">
        <w:rPr>
          <w:rFonts w:ascii="Arial" w:hAnsi="Arial" w:cs="Arial"/>
          <w:sz w:val="24"/>
          <w:szCs w:val="24"/>
        </w:rPr>
        <w:t>[</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73B5670B"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sidR="000E01AF" w:rsidRPr="000E01AF">
        <w:rPr>
          <w:rFonts w:ascii="Arial" w:hAnsi="Arial" w:cs="Arial"/>
          <w:sz w:val="24"/>
          <w:szCs w:val="24"/>
        </w:rPr>
        <w:t>]</w:t>
      </w:r>
      <w:r>
        <w:rPr>
          <w:rFonts w:ascii="Arial" w:hAnsi="Arial" w:cs="Arial"/>
          <w:sz w:val="24"/>
          <w:szCs w:val="24"/>
        </w:rPr>
        <w:t xml:space="preserve"> </w:t>
      </w:r>
      <w:r w:rsidR="000E01AF" w:rsidRPr="000E01AF">
        <w:rPr>
          <w:rFonts w:ascii="Arial" w:hAnsi="Arial" w:cs="Arial"/>
          <w:sz w:val="24"/>
          <w:szCs w:val="24"/>
        </w:rPr>
        <w:t>[</w:t>
      </w:r>
      <w:r w:rsidR="00725C3D">
        <w:rPr>
          <w:rFonts w:ascii="Arial" w:hAnsi="Arial" w:cs="Arial"/>
          <w:sz w:val="24"/>
          <w:szCs w:val="24"/>
        </w:rPr>
        <w:t>51</w:t>
      </w:r>
      <w:r w:rsidR="000E01AF" w:rsidRPr="000E01AF">
        <w:rPr>
          <w:rFonts w:ascii="Arial" w:hAnsi="Arial" w:cs="Arial"/>
          <w:sz w:val="24"/>
          <w:szCs w:val="24"/>
        </w:rPr>
        <w:t>]</w:t>
      </w:r>
      <w:r w:rsidR="00713ECF" w:rsidRPr="00713ECF">
        <w:rPr>
          <w:rFonts w:ascii="Arial" w:hAnsi="Arial" w:cs="Arial"/>
          <w:sz w:val="24"/>
          <w:szCs w:val="24"/>
        </w:rPr>
        <w:t xml:space="preserve"> </w:t>
      </w:r>
      <w:r w:rsidR="000E01AF" w:rsidRPr="000E01AF">
        <w:rPr>
          <w:rFonts w:ascii="Arial" w:hAnsi="Arial" w:cs="Arial"/>
          <w:sz w:val="24"/>
          <w:szCs w:val="24"/>
        </w:rPr>
        <w:t>[</w:t>
      </w:r>
      <w:r w:rsidR="00713ECF" w:rsidRPr="00713ECF">
        <w:rPr>
          <w:rFonts w:ascii="Arial" w:hAnsi="Arial" w:cs="Arial"/>
          <w:sz w:val="24"/>
          <w:szCs w:val="24"/>
        </w:rPr>
        <w:t>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0E01AF" w:rsidRPr="000E01AF">
        <w:rPr>
          <w:rFonts w:ascii="Arial" w:hAnsi="Arial" w:cs="Arial"/>
          <w:sz w:val="24"/>
          <w:szCs w:val="24"/>
        </w:rPr>
        <w:t>]</w:t>
      </w:r>
      <w:r w:rsidR="00E002BA" w:rsidRPr="00E002BA">
        <w:rPr>
          <w:rFonts w:ascii="Arial" w:hAnsi="Arial" w:cs="Arial"/>
          <w:sz w:val="24"/>
          <w:szCs w:val="24"/>
        </w:rPr>
        <w:t xml:space="preserve"> </w:t>
      </w:r>
      <w:r w:rsidR="000E01AF" w:rsidRPr="000E01AF">
        <w:rPr>
          <w:rFonts w:ascii="Arial" w:hAnsi="Arial" w:cs="Arial"/>
          <w:sz w:val="24"/>
          <w:szCs w:val="24"/>
        </w:rPr>
        <w:t>[</w:t>
      </w:r>
      <w:r w:rsidR="00E002BA" w:rsidRPr="00E002BA">
        <w:rPr>
          <w:rFonts w:ascii="Arial" w:hAnsi="Arial" w:cs="Arial"/>
          <w:sz w:val="24"/>
          <w:szCs w:val="24"/>
        </w:rPr>
        <w:t>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4FC6FDBD"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0E01AF" w:rsidRPr="000E01AF">
        <w:rPr>
          <w:rFonts w:ascii="Arial" w:hAnsi="Arial" w:cs="Arial"/>
          <w:sz w:val="24"/>
          <w:szCs w:val="24"/>
        </w:rPr>
        <w:t>]</w:t>
      </w:r>
      <w:r w:rsidR="007868EC">
        <w:rPr>
          <w:rFonts w:ascii="Arial" w:hAnsi="Arial" w:cs="Arial"/>
          <w:sz w:val="24"/>
          <w:szCs w:val="24"/>
        </w:rPr>
        <w:t xml:space="preserve"> </w:t>
      </w:r>
      <w:r w:rsidR="000E01AF" w:rsidRPr="000E01AF">
        <w:rPr>
          <w:rFonts w:ascii="Arial" w:hAnsi="Arial" w:cs="Arial"/>
          <w:sz w:val="24"/>
          <w:szCs w:val="24"/>
        </w:rPr>
        <w:t>[</w:t>
      </w:r>
      <w:r w:rsidR="007868EC">
        <w:rPr>
          <w:rFonts w:ascii="Arial" w:hAnsi="Arial" w:cs="Arial"/>
          <w:sz w:val="24"/>
          <w:szCs w:val="24"/>
        </w:rPr>
        <w:t>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0E01AF" w:rsidRPr="000E01AF">
        <w:rPr>
          <w:rFonts w:ascii="Arial" w:hAnsi="Arial" w:cs="Arial"/>
          <w:sz w:val="24"/>
          <w:szCs w:val="24"/>
        </w:rPr>
        <w:t>] [</w:t>
      </w:r>
      <w:r w:rsidR="00A845B2">
        <w:rPr>
          <w:rFonts w:ascii="Arial" w:hAnsi="Arial" w:cs="Arial"/>
          <w:sz w:val="24"/>
          <w:szCs w:val="24"/>
        </w:rPr>
        <w:t>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 [</w:t>
      </w:r>
      <w:r w:rsidR="005D1772">
        <w:rPr>
          <w:rFonts w:ascii="Arial" w:hAnsi="Arial" w:cs="Arial"/>
          <w:sz w:val="24"/>
          <w:szCs w:val="24"/>
        </w:rPr>
        <w:t>57</w:t>
      </w:r>
      <w:r w:rsidR="000E01AF" w:rsidRPr="000E01AF">
        <w:rPr>
          <w:rFonts w:ascii="Arial" w:hAnsi="Arial" w:cs="Arial"/>
          <w:sz w:val="24"/>
          <w:szCs w:val="24"/>
        </w:rPr>
        <w:t>]</w:t>
      </w:r>
      <w:r w:rsidR="00182CEC" w:rsidRPr="00182CEC">
        <w:rPr>
          <w:rFonts w:ascii="Arial" w:hAnsi="Arial" w:cs="Arial"/>
          <w:sz w:val="24"/>
          <w:szCs w:val="24"/>
        </w:rPr>
        <w:t xml:space="preserve"> </w:t>
      </w:r>
      <w:r w:rsidR="000E01AF" w:rsidRPr="000E01AF">
        <w:rPr>
          <w:rFonts w:ascii="Arial" w:hAnsi="Arial" w:cs="Arial"/>
          <w:sz w:val="24"/>
          <w:szCs w:val="24"/>
        </w:rPr>
        <w:t>[</w:t>
      </w:r>
      <w:r w:rsidR="00182CEC" w:rsidRPr="00182CEC">
        <w:rPr>
          <w:rFonts w:ascii="Arial" w:hAnsi="Arial" w:cs="Arial"/>
          <w:sz w:val="24"/>
          <w:szCs w:val="24"/>
        </w:rPr>
        <w:t>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8" w:name="_Toc97826615"/>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8"/>
    </w:p>
    <w:p w14:paraId="7ED30708" w14:textId="440F05A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0E01AF" w:rsidRPr="000E01AF">
        <w:rPr>
          <w:rFonts w:ascii="Arial" w:hAnsi="Arial" w:cs="Arial"/>
          <w:sz w:val="24"/>
          <w:szCs w:val="24"/>
        </w:rPr>
        <w:t>]</w:t>
      </w:r>
      <w:r w:rsidR="009A7090" w:rsidRPr="009A7090">
        <w:rPr>
          <w:rFonts w:ascii="Arial" w:hAnsi="Arial" w:cs="Arial"/>
          <w:sz w:val="24"/>
          <w:szCs w:val="24"/>
        </w:rPr>
        <w:t xml:space="preserve"> </w:t>
      </w:r>
      <w:r w:rsidR="000E01AF" w:rsidRPr="00867CCB">
        <w:rPr>
          <w:rFonts w:ascii="Arial" w:hAnsi="Arial" w:cs="Arial"/>
          <w:sz w:val="24"/>
          <w:szCs w:val="24"/>
        </w:rPr>
        <w:t>[</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5BD90C2F" w:rsidR="00701DE4" w:rsidRDefault="00701DE4" w:rsidP="000816ED">
      <w:pPr>
        <w:spacing w:after="0" w:line="360" w:lineRule="auto"/>
        <w:jc w:val="both"/>
        <w:rPr>
          <w:rFonts w:ascii="Arial" w:hAnsi="Arial" w:cs="Arial"/>
          <w:sz w:val="24"/>
          <w:szCs w:val="24"/>
        </w:rPr>
      </w:pPr>
    </w:p>
    <w:p w14:paraId="30B55AEA" w14:textId="386D95CE" w:rsidR="002705E8" w:rsidRDefault="002705E8" w:rsidP="000816ED">
      <w:pPr>
        <w:spacing w:after="0" w:line="360" w:lineRule="auto"/>
        <w:jc w:val="both"/>
        <w:rPr>
          <w:rFonts w:ascii="Arial" w:hAnsi="Arial" w:cs="Arial"/>
          <w:sz w:val="24"/>
          <w:szCs w:val="24"/>
        </w:rPr>
      </w:pPr>
    </w:p>
    <w:p w14:paraId="5F18CEA9" w14:textId="55BD0688" w:rsidR="002705E8" w:rsidRDefault="002705E8" w:rsidP="000816ED">
      <w:pPr>
        <w:spacing w:after="0" w:line="360" w:lineRule="auto"/>
        <w:jc w:val="both"/>
        <w:rPr>
          <w:rFonts w:ascii="Arial" w:hAnsi="Arial" w:cs="Arial"/>
          <w:sz w:val="24"/>
          <w:szCs w:val="24"/>
        </w:rPr>
      </w:pPr>
    </w:p>
    <w:p w14:paraId="4FB060C7" w14:textId="3C7D962C" w:rsidR="002705E8" w:rsidRDefault="002705E8" w:rsidP="000816ED">
      <w:pPr>
        <w:spacing w:after="0" w:line="360" w:lineRule="auto"/>
        <w:jc w:val="both"/>
        <w:rPr>
          <w:rFonts w:ascii="Arial" w:hAnsi="Arial" w:cs="Arial"/>
          <w:sz w:val="24"/>
          <w:szCs w:val="24"/>
        </w:rPr>
      </w:pPr>
    </w:p>
    <w:p w14:paraId="38F6F4B2" w14:textId="75161AEA" w:rsidR="002705E8" w:rsidRDefault="002705E8" w:rsidP="000816ED">
      <w:pPr>
        <w:spacing w:after="0" w:line="360" w:lineRule="auto"/>
        <w:jc w:val="both"/>
        <w:rPr>
          <w:rFonts w:ascii="Arial" w:hAnsi="Arial" w:cs="Arial"/>
          <w:sz w:val="24"/>
          <w:szCs w:val="24"/>
        </w:rPr>
      </w:pPr>
    </w:p>
    <w:p w14:paraId="6C13836F" w14:textId="43A6200D" w:rsidR="002705E8" w:rsidRDefault="002705E8" w:rsidP="000816ED">
      <w:pPr>
        <w:spacing w:after="0" w:line="360" w:lineRule="auto"/>
        <w:jc w:val="both"/>
        <w:rPr>
          <w:rFonts w:ascii="Arial" w:hAnsi="Arial" w:cs="Arial"/>
          <w:sz w:val="24"/>
          <w:szCs w:val="24"/>
        </w:rPr>
      </w:pPr>
    </w:p>
    <w:p w14:paraId="57286DC2" w14:textId="45079FEA" w:rsidR="002705E8" w:rsidRDefault="002705E8" w:rsidP="000816ED">
      <w:pPr>
        <w:spacing w:after="0" w:line="360" w:lineRule="auto"/>
        <w:jc w:val="both"/>
        <w:rPr>
          <w:rFonts w:ascii="Arial" w:hAnsi="Arial" w:cs="Arial"/>
          <w:sz w:val="24"/>
          <w:szCs w:val="24"/>
        </w:rPr>
      </w:pPr>
    </w:p>
    <w:p w14:paraId="508EB830" w14:textId="0E3CDDA9" w:rsidR="002705E8" w:rsidRDefault="002705E8" w:rsidP="000816ED">
      <w:pPr>
        <w:spacing w:after="0" w:line="360" w:lineRule="auto"/>
        <w:jc w:val="both"/>
        <w:rPr>
          <w:rFonts w:ascii="Arial" w:hAnsi="Arial" w:cs="Arial"/>
          <w:sz w:val="24"/>
          <w:szCs w:val="24"/>
        </w:rPr>
      </w:pPr>
    </w:p>
    <w:p w14:paraId="5010562A" w14:textId="1DC664D3" w:rsidR="002705E8" w:rsidRDefault="002705E8" w:rsidP="000816ED">
      <w:pPr>
        <w:spacing w:after="0" w:line="360" w:lineRule="auto"/>
        <w:jc w:val="both"/>
        <w:rPr>
          <w:rFonts w:ascii="Arial" w:hAnsi="Arial" w:cs="Arial"/>
          <w:sz w:val="24"/>
          <w:szCs w:val="24"/>
        </w:rPr>
      </w:pPr>
    </w:p>
    <w:p w14:paraId="5F16A4C7" w14:textId="02BC53FE" w:rsidR="002705E8" w:rsidRDefault="002705E8" w:rsidP="000816ED">
      <w:pPr>
        <w:spacing w:after="0" w:line="360" w:lineRule="auto"/>
        <w:jc w:val="both"/>
        <w:rPr>
          <w:rFonts w:ascii="Arial" w:hAnsi="Arial" w:cs="Arial"/>
          <w:sz w:val="24"/>
          <w:szCs w:val="24"/>
        </w:rPr>
      </w:pPr>
    </w:p>
    <w:p w14:paraId="0DEEE7C1" w14:textId="213D9E99" w:rsidR="002705E8" w:rsidRDefault="002705E8" w:rsidP="000816ED">
      <w:pPr>
        <w:spacing w:after="0" w:line="360" w:lineRule="auto"/>
        <w:jc w:val="both"/>
        <w:rPr>
          <w:rFonts w:ascii="Arial" w:hAnsi="Arial" w:cs="Arial"/>
          <w:sz w:val="24"/>
          <w:szCs w:val="24"/>
        </w:rPr>
      </w:pPr>
    </w:p>
    <w:p w14:paraId="53FA2900" w14:textId="3F03C189" w:rsidR="002705E8" w:rsidRDefault="002705E8" w:rsidP="000816ED">
      <w:pPr>
        <w:spacing w:after="0" w:line="360" w:lineRule="auto"/>
        <w:jc w:val="both"/>
        <w:rPr>
          <w:rFonts w:ascii="Arial" w:hAnsi="Arial" w:cs="Arial"/>
          <w:sz w:val="24"/>
          <w:szCs w:val="24"/>
        </w:rPr>
      </w:pPr>
    </w:p>
    <w:p w14:paraId="0E248B20" w14:textId="2AFA02BF" w:rsidR="002705E8" w:rsidRDefault="002705E8" w:rsidP="000816ED">
      <w:pPr>
        <w:spacing w:after="0" w:line="360" w:lineRule="auto"/>
        <w:jc w:val="both"/>
        <w:rPr>
          <w:rFonts w:ascii="Arial" w:hAnsi="Arial" w:cs="Arial"/>
          <w:sz w:val="24"/>
          <w:szCs w:val="24"/>
        </w:rPr>
      </w:pPr>
    </w:p>
    <w:p w14:paraId="54483519" w14:textId="7129E682" w:rsidR="002705E8" w:rsidRDefault="002705E8" w:rsidP="000816ED">
      <w:pPr>
        <w:spacing w:after="0" w:line="360" w:lineRule="auto"/>
        <w:jc w:val="both"/>
        <w:rPr>
          <w:rFonts w:ascii="Arial" w:hAnsi="Arial" w:cs="Arial"/>
          <w:sz w:val="24"/>
          <w:szCs w:val="24"/>
        </w:rPr>
      </w:pPr>
    </w:p>
    <w:p w14:paraId="6F7CEEAD" w14:textId="26DD60F4" w:rsidR="002705E8" w:rsidRDefault="002705E8" w:rsidP="000816ED">
      <w:pPr>
        <w:spacing w:after="0" w:line="360" w:lineRule="auto"/>
        <w:jc w:val="both"/>
        <w:rPr>
          <w:rFonts w:ascii="Arial" w:hAnsi="Arial" w:cs="Arial"/>
          <w:sz w:val="24"/>
          <w:szCs w:val="24"/>
        </w:rPr>
      </w:pPr>
    </w:p>
    <w:p w14:paraId="15DD3F18" w14:textId="63CA3603" w:rsidR="002705E8" w:rsidRDefault="002705E8" w:rsidP="000816ED">
      <w:pPr>
        <w:spacing w:after="0" w:line="360" w:lineRule="auto"/>
        <w:jc w:val="both"/>
        <w:rPr>
          <w:rFonts w:ascii="Arial" w:hAnsi="Arial" w:cs="Arial"/>
          <w:sz w:val="24"/>
          <w:szCs w:val="24"/>
        </w:rPr>
      </w:pPr>
    </w:p>
    <w:p w14:paraId="5F86F711" w14:textId="57C1292E" w:rsidR="002705E8" w:rsidRDefault="002705E8" w:rsidP="000816ED">
      <w:pPr>
        <w:spacing w:after="0" w:line="360" w:lineRule="auto"/>
        <w:jc w:val="both"/>
        <w:rPr>
          <w:rFonts w:ascii="Arial" w:hAnsi="Arial" w:cs="Arial"/>
          <w:sz w:val="24"/>
          <w:szCs w:val="24"/>
        </w:rPr>
      </w:pPr>
    </w:p>
    <w:p w14:paraId="2855BA08" w14:textId="7BCE8318" w:rsidR="002705E8" w:rsidRDefault="002705E8" w:rsidP="000816ED">
      <w:pPr>
        <w:spacing w:after="0" w:line="360" w:lineRule="auto"/>
        <w:jc w:val="both"/>
        <w:rPr>
          <w:rFonts w:ascii="Arial" w:hAnsi="Arial" w:cs="Arial"/>
          <w:sz w:val="24"/>
          <w:szCs w:val="24"/>
        </w:rPr>
      </w:pPr>
    </w:p>
    <w:p w14:paraId="3C8826C8" w14:textId="4E449242" w:rsidR="002705E8" w:rsidRDefault="002705E8" w:rsidP="000816ED">
      <w:pPr>
        <w:spacing w:after="0" w:line="360" w:lineRule="auto"/>
        <w:jc w:val="both"/>
        <w:rPr>
          <w:rFonts w:ascii="Arial" w:hAnsi="Arial" w:cs="Arial"/>
          <w:sz w:val="24"/>
          <w:szCs w:val="24"/>
        </w:rPr>
      </w:pPr>
    </w:p>
    <w:p w14:paraId="37ABD262" w14:textId="55B2BC5D" w:rsidR="002705E8" w:rsidRDefault="002705E8" w:rsidP="000816ED">
      <w:pPr>
        <w:spacing w:after="0" w:line="360" w:lineRule="auto"/>
        <w:jc w:val="both"/>
        <w:rPr>
          <w:rFonts w:ascii="Arial" w:hAnsi="Arial" w:cs="Arial"/>
          <w:sz w:val="24"/>
          <w:szCs w:val="24"/>
        </w:rPr>
      </w:pPr>
    </w:p>
    <w:p w14:paraId="44F10F8E" w14:textId="6EEE9745" w:rsidR="002705E8" w:rsidRDefault="002705E8" w:rsidP="000816ED">
      <w:pPr>
        <w:spacing w:after="0" w:line="360" w:lineRule="auto"/>
        <w:jc w:val="both"/>
        <w:rPr>
          <w:rFonts w:ascii="Arial" w:hAnsi="Arial" w:cs="Arial"/>
          <w:sz w:val="24"/>
          <w:szCs w:val="24"/>
        </w:rPr>
      </w:pPr>
    </w:p>
    <w:p w14:paraId="522E265B" w14:textId="4F82474D" w:rsidR="002705E8" w:rsidRDefault="002705E8" w:rsidP="000816ED">
      <w:pPr>
        <w:spacing w:after="0" w:line="360" w:lineRule="auto"/>
        <w:jc w:val="both"/>
        <w:rPr>
          <w:rFonts w:ascii="Arial" w:hAnsi="Arial" w:cs="Arial"/>
          <w:sz w:val="24"/>
          <w:szCs w:val="24"/>
        </w:rPr>
      </w:pPr>
    </w:p>
    <w:p w14:paraId="53F6316F" w14:textId="26D34EB6" w:rsidR="002705E8" w:rsidRDefault="002705E8" w:rsidP="000816ED">
      <w:pPr>
        <w:spacing w:after="0" w:line="360" w:lineRule="auto"/>
        <w:jc w:val="both"/>
        <w:rPr>
          <w:rFonts w:ascii="Arial" w:hAnsi="Arial" w:cs="Arial"/>
          <w:sz w:val="24"/>
          <w:szCs w:val="24"/>
        </w:rPr>
      </w:pPr>
    </w:p>
    <w:p w14:paraId="137F585D" w14:textId="176D9CC3" w:rsidR="002705E8" w:rsidRDefault="002705E8" w:rsidP="000816ED">
      <w:pPr>
        <w:spacing w:after="0" w:line="360" w:lineRule="auto"/>
        <w:jc w:val="both"/>
        <w:rPr>
          <w:rFonts w:ascii="Arial" w:hAnsi="Arial" w:cs="Arial"/>
          <w:sz w:val="24"/>
          <w:szCs w:val="24"/>
        </w:rPr>
      </w:pPr>
    </w:p>
    <w:p w14:paraId="6323A86C" w14:textId="6A01314A" w:rsidR="002705E8" w:rsidRDefault="002705E8" w:rsidP="000816ED">
      <w:pPr>
        <w:spacing w:after="0" w:line="360" w:lineRule="auto"/>
        <w:jc w:val="both"/>
        <w:rPr>
          <w:rFonts w:ascii="Arial" w:hAnsi="Arial" w:cs="Arial"/>
          <w:sz w:val="24"/>
          <w:szCs w:val="24"/>
        </w:rPr>
      </w:pPr>
    </w:p>
    <w:p w14:paraId="4ACCDFF7" w14:textId="77777777" w:rsidR="002705E8" w:rsidRPr="00CE4D50" w:rsidRDefault="002705E8"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9" w:name="_Toc97826616"/>
      <w:r>
        <w:rPr>
          <w:rFonts w:ascii="Arial" w:hAnsi="Arial" w:cs="Arial"/>
          <w:b/>
          <w:bCs/>
          <w:color w:val="auto"/>
          <w:sz w:val="28"/>
          <w:szCs w:val="28"/>
        </w:rPr>
        <w:t>ΜΗΧΑΝΙΚΗ ΜΑΘΗΣΗ</w:t>
      </w:r>
      <w:bookmarkEnd w:id="19"/>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0" w:name="_Ref97450488"/>
      <w:bookmarkStart w:id="21" w:name="_Ref97450522"/>
      <w:bookmarkStart w:id="22" w:name="_Ref97450542"/>
      <w:bookmarkStart w:id="23" w:name="_Ref97450549"/>
      <w:bookmarkStart w:id="24" w:name="_Ref97450557"/>
      <w:bookmarkStart w:id="25" w:name="_Ref97450561"/>
      <w:bookmarkStart w:id="26" w:name="_Ref97450567"/>
      <w:bookmarkStart w:id="27" w:name="_Ref97450572"/>
      <w:bookmarkStart w:id="28" w:name="_Ref97450577"/>
      <w:bookmarkStart w:id="29" w:name="_Ref97451871"/>
      <w:bookmarkStart w:id="30" w:name="_Toc97826617"/>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0"/>
      <w:bookmarkEnd w:id="21"/>
      <w:bookmarkEnd w:id="22"/>
      <w:bookmarkEnd w:id="23"/>
      <w:bookmarkEnd w:id="24"/>
      <w:bookmarkEnd w:id="25"/>
      <w:bookmarkEnd w:id="26"/>
      <w:bookmarkEnd w:id="27"/>
      <w:bookmarkEnd w:id="28"/>
      <w:bookmarkEnd w:id="29"/>
      <w:bookmarkEnd w:id="30"/>
    </w:p>
    <w:p w14:paraId="55D871EB" w14:textId="09C907C6"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867CCB" w:rsidRPr="00867CCB">
        <w:t>]</w:t>
      </w:r>
      <w:r w:rsidR="00F628FF">
        <w:t xml:space="preserve"> </w:t>
      </w:r>
      <w:r w:rsidR="00867CCB" w:rsidRPr="00867CCB">
        <w:t>[</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lastRenderedPageBreak/>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8DD5A2F"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7D325152" w:rsidR="006C6568" w:rsidRPr="006C6568" w:rsidRDefault="006C6568" w:rsidP="006C6568">
                                  <w:pPr>
                                    <w:pStyle w:val="Caption"/>
                                    <w:jc w:val="center"/>
                                    <w:rPr>
                                      <w:rFonts w:ascii="Arial" w:hAnsi="Arial" w:cs="Arial"/>
                                      <w:noProof/>
                                      <w:color w:val="auto"/>
                                      <w:sz w:val="28"/>
                                      <w:szCs w:val="28"/>
                                    </w:rPr>
                                  </w:pPr>
                                  <w:bookmarkStart w:id="31" w:name="_Toc97826645"/>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41176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ZJGg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5mb2aU4hSbH5x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" stroked="f">
                      <v:textbox style="mso-fit-shape-to-text:t" inset="0,0,0,0">
                        <w:txbxContent>
                          <w:p w14:paraId="20B979E8" w14:textId="7D325152" w:rsidR="006C6568" w:rsidRPr="006C6568" w:rsidRDefault="006C6568" w:rsidP="006C6568">
                            <w:pPr>
                              <w:pStyle w:val="Caption"/>
                              <w:jc w:val="center"/>
                              <w:rPr>
                                <w:rFonts w:ascii="Arial" w:hAnsi="Arial" w:cs="Arial"/>
                                <w:noProof/>
                                <w:color w:val="auto"/>
                                <w:sz w:val="28"/>
                                <w:szCs w:val="28"/>
                              </w:rPr>
                            </w:pPr>
                            <w:bookmarkStart w:id="34" w:name="_Toc97826645"/>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41176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5480BB15"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867CCB" w:rsidRPr="00867CCB">
        <w:t>]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4B5AA6B"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67CCB" w:rsidRPr="00867CCB">
        <w:t>]</w:t>
      </w:r>
      <w:r w:rsidR="00825075">
        <w:t xml:space="preserve"> </w:t>
      </w:r>
      <w:r w:rsidR="00867CCB" w:rsidRPr="00867CCB">
        <w:t>[</w:t>
      </w:r>
      <w:r w:rsidR="007663CC" w:rsidRPr="007663CC">
        <w:t>71</w:t>
      </w:r>
      <w:r w:rsidR="00825075">
        <w:t>]</w:t>
      </w:r>
      <w:r>
        <w:t>.</w:t>
      </w:r>
    </w:p>
    <w:p w14:paraId="696B8323" w14:textId="16B98368"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67CCB" w:rsidRPr="00867CCB">
        <w:t>] [</w:t>
      </w:r>
      <w:r w:rsidR="007663CC" w:rsidRPr="007663CC">
        <w:t>71</w:t>
      </w:r>
      <w:r w:rsidR="00825075">
        <w:t>]</w:t>
      </w:r>
      <w:r w:rsidR="00652A4B">
        <w:t>.</w:t>
      </w:r>
    </w:p>
    <w:p w14:paraId="181060B7" w14:textId="194DB6A5"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867CCB" w:rsidRPr="00867CCB">
        <w:t>]</w:t>
      </w:r>
      <w:r w:rsidR="0043545E">
        <w:t xml:space="preserve"> </w:t>
      </w:r>
      <w:r w:rsidR="00867CCB" w:rsidRPr="00867CCB">
        <w:t>[</w:t>
      </w:r>
      <w:r w:rsidR="007663CC" w:rsidRPr="007663CC">
        <w:t>71</w:t>
      </w:r>
      <w:r w:rsidR="0043545E">
        <w:t>]</w:t>
      </w:r>
      <w:r w:rsidR="00DB14B7">
        <w:t>.</w:t>
      </w:r>
    </w:p>
    <w:p w14:paraId="07492B15" w14:textId="2E7E78D2"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867CCB" w:rsidRPr="00867CCB">
        <w:t>] [</w:t>
      </w:r>
      <w:r w:rsidR="007663CC" w:rsidRPr="00792813">
        <w:t>71</w:t>
      </w:r>
      <w:r w:rsidR="0063473C">
        <w:t>]</w:t>
      </w:r>
      <w:r w:rsidR="002F09A2">
        <w:t>.</w:t>
      </w:r>
    </w:p>
    <w:p w14:paraId="7A25513D" w14:textId="71515C7B"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867CCB" w:rsidRPr="00867CCB">
        <w:t>] [</w:t>
      </w:r>
      <w:r w:rsidR="00792813" w:rsidRPr="00792813">
        <w:t>71</w:t>
      </w:r>
      <w:r w:rsidR="0063473C">
        <w:t>]</w:t>
      </w:r>
      <w:r w:rsidR="00370E20">
        <w:t>.</w:t>
      </w:r>
    </w:p>
    <w:p w14:paraId="2CC38B93" w14:textId="655DCE0D"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67CCB" w:rsidRPr="00867CCB">
        <w:t>]</w:t>
      </w:r>
      <w:r w:rsidR="00840FE4">
        <w:t xml:space="preserve"> </w:t>
      </w:r>
      <w:r w:rsidR="00867CCB" w:rsidRPr="00867CCB">
        <w:t>[</w:t>
      </w:r>
      <w:r w:rsidR="00C10F07" w:rsidRPr="00C10F07">
        <w:t>71</w:t>
      </w:r>
      <w:r w:rsidR="00867CCB" w:rsidRPr="00867CCB">
        <w:t>]</w:t>
      </w:r>
      <w:r w:rsidR="00840FE4" w:rsidRPr="00840FE4">
        <w:t xml:space="preserve"> </w:t>
      </w:r>
      <w:r w:rsidR="00867CCB" w:rsidRPr="00867CCB">
        <w:t>[</w:t>
      </w:r>
      <w:r w:rsidR="000672A6">
        <w:t>72</w:t>
      </w:r>
      <w:r w:rsidR="00867CCB" w:rsidRPr="00867CCB">
        <w:t>]</w:t>
      </w:r>
      <w:r w:rsidR="004C484B">
        <w:t xml:space="preserve"> </w:t>
      </w:r>
      <w:r w:rsidR="00867CCB" w:rsidRPr="00867CCB">
        <w:t>[</w:t>
      </w:r>
      <w:r w:rsidR="0089051F">
        <w:t>73</w:t>
      </w:r>
      <w:r w:rsidR="0073667B" w:rsidRPr="0073667B">
        <w:t>]</w:t>
      </w:r>
      <w:r w:rsidR="00904355">
        <w:t>.</w:t>
      </w:r>
    </w:p>
    <w:p w14:paraId="2B664B9F" w14:textId="64BDC809"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867CCB" w:rsidRPr="00867CCB">
        <w:t>]</w:t>
      </w:r>
      <w:r w:rsidR="007763BB">
        <w:t xml:space="preserve"> </w:t>
      </w:r>
      <w:r w:rsidR="00867CCB" w:rsidRPr="0064214E">
        <w:t>[</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2" w:name="_Ref97571962"/>
      <w:bookmarkStart w:id="33" w:name="_Toc97826618"/>
      <w:r>
        <w:rPr>
          <w:rFonts w:ascii="Arial" w:hAnsi="Arial" w:cs="Arial"/>
          <w:sz w:val="24"/>
          <w:szCs w:val="24"/>
          <w:lang w:val="el-GR"/>
        </w:rPr>
        <w:lastRenderedPageBreak/>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2"/>
      <w:bookmarkEnd w:id="33"/>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 xml:space="preserve">Για </w:t>
      </w:r>
      <w:r w:rsidR="00530D86" w:rsidRPr="00D775DC">
        <w:rPr>
          <w:rFonts w:ascii="Arial" w:hAnsi="Arial" w:cs="Arial"/>
          <w:sz w:val="24"/>
          <w:szCs w:val="24"/>
        </w:rPr>
        <w:lastRenderedPageBreak/>
        <w:t>παράδειγμα, ο</w:t>
      </w:r>
      <w:r w:rsidRPr="00D775DC">
        <w:rPr>
          <w:rFonts w:ascii="Arial" w:hAnsi="Arial" w:cs="Arial"/>
          <w:sz w:val="24"/>
          <w:szCs w:val="24"/>
        </w:rPr>
        <w:t>ι εταιρείες πιστωτικών καρτών χρησιμοποιούν αλγόριθμους 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w:t>
      </w:r>
      <w:r w:rsidRPr="00D775DC">
        <w:rPr>
          <w:rFonts w:ascii="Arial" w:hAnsi="Arial" w:cs="Arial"/>
          <w:sz w:val="24"/>
          <w:szCs w:val="24"/>
        </w:rPr>
        <w:lastRenderedPageBreak/>
        <w:t>απαραίτητη η ανθρώπινη παρέμβαση. Τα δεδομένα εισόδου είναι 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631F9F7"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w:t>
      </w:r>
      <w:r w:rsidR="00577CD0" w:rsidRPr="00D775DC">
        <w:rPr>
          <w:rFonts w:ascii="Arial" w:hAnsi="Arial" w:cs="Arial"/>
          <w:sz w:val="24"/>
          <w:szCs w:val="24"/>
        </w:rPr>
        <w:lastRenderedPageBreak/>
        <w:t>που απεικονίζεται γραφικά, αντιστοιχίζεται σε κάποια τιμή χαρακτηριστικού των 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proofErr w:type="spellStart"/>
      <w:r w:rsidRPr="00D775DC">
        <w:rPr>
          <w:rFonts w:ascii="Arial" w:hAnsi="Arial" w:cs="Arial"/>
          <w:sz w:val="24"/>
          <w:szCs w:val="24"/>
          <w:lang w:val="en-US"/>
        </w:rPr>
        <w:t>ve</w:t>
      </w:r>
      <w:proofErr w:type="spellEnd"/>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ins w:id="34" w:author="John Kaberakis" w:date="2022-03-10T20:08:00Z">
                  <w:rPr>
                    <w:rFonts w:ascii="Cambria Math" w:hAnsi="Cambria Math" w:cs="Arial"/>
                    <w:i/>
                    <w:sz w:val="24"/>
                    <w:szCs w:val="24"/>
                    <w:lang w:val="en-US"/>
                  </w:rPr>
                </w:ins>
              </m:ctrlPr>
            </m:dPr>
            <m:e>
              <m:r>
                <w:rPr>
                  <w:rFonts w:ascii="Cambria Math" w:hAnsi="Cambria Math" w:cs="Arial"/>
                  <w:sz w:val="24"/>
                  <w:szCs w:val="24"/>
                  <w:lang w:val="en-US"/>
                </w:rPr>
                <m:t>A/B</m:t>
              </m:r>
            </m:e>
          </m:d>
          <m:r>
            <w:rPr>
              <w:rFonts w:ascii="Cambria Math" w:hAnsi="Cambria Math" w:cs="Arial"/>
              <w:sz w:val="24"/>
              <w:szCs w:val="24"/>
              <w:lang w:val="en-US"/>
            </w:rPr>
            <m:t>=</m:t>
          </m:r>
          <m:f>
            <m:fPr>
              <m:ctrlPr>
                <w:ins w:id="35" w:author="John Kaberakis" w:date="2022-03-10T20:08:00Z">
                  <w:rPr>
                    <w:rFonts w:ascii="Cambria Math" w:hAnsi="Cambria Math" w:cs="Arial"/>
                    <w:i/>
                    <w:sz w:val="24"/>
                    <w:szCs w:val="24"/>
                    <w:lang w:val="en-US"/>
                  </w:rPr>
                </w:ins>
              </m:ctrlPr>
            </m:fPr>
            <m:num>
              <m:r>
                <w:rPr>
                  <w:rFonts w:ascii="Cambria Math" w:hAnsi="Cambria Math" w:cs="Arial"/>
                  <w:sz w:val="24"/>
                  <w:szCs w:val="24"/>
                  <w:lang w:val="en-US"/>
                </w:rPr>
                <m:t>P</m:t>
              </m:r>
              <m:d>
                <m:dPr>
                  <m:ctrlPr>
                    <w:ins w:id="36" w:author="John Kaberakis" w:date="2022-03-10T20:08:00Z">
                      <w:rPr>
                        <w:rFonts w:ascii="Cambria Math" w:hAnsi="Cambria Math" w:cs="Arial"/>
                        <w:i/>
                        <w:sz w:val="24"/>
                        <w:szCs w:val="24"/>
                        <w:lang w:val="en-US"/>
                      </w:rPr>
                    </w:ins>
                  </m:ctrlPr>
                </m:dPr>
                <m:e>
                  <m:r>
                    <w:rPr>
                      <w:rFonts w:ascii="Cambria Math" w:hAnsi="Cambria Math" w:cs="Arial"/>
                      <w:sz w:val="24"/>
                      <w:szCs w:val="24"/>
                      <w:lang w:val="en-US"/>
                    </w:rPr>
                    <m:t>B/A</m:t>
                  </m:r>
                </m:e>
              </m:d>
              <m:r>
                <w:rPr>
                  <w:rFonts w:ascii="Cambria Math" w:hAnsi="Cambria Math" w:cs="Arial"/>
                  <w:sz w:val="24"/>
                  <w:szCs w:val="24"/>
                  <w:lang w:val="en-US"/>
                </w:rPr>
                <m:t>× P</m:t>
              </m:r>
              <m:d>
                <m:dPr>
                  <m:ctrlPr>
                    <w:ins w:id="37" w:author="John Kaberakis" w:date="2022-03-10T20:08:00Z">
                      <w:rPr>
                        <w:rFonts w:ascii="Cambria Math" w:hAnsi="Cambria Math" w:cs="Arial"/>
                        <w:i/>
                        <w:sz w:val="24"/>
                        <w:szCs w:val="24"/>
                        <w:lang w:val="en-US"/>
                      </w:rPr>
                    </w:ins>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628D3A1B"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E302E0">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64214E">
        <w:rPr>
          <w:rFonts w:ascii="Arial" w:hAnsi="Arial" w:cs="Arial"/>
          <w:sz w:val="24"/>
          <w:szCs w:val="24"/>
        </w:rPr>
        <w:t>[</w:t>
      </w:r>
      <w:r w:rsidR="004E5123">
        <w:rPr>
          <w:rFonts w:ascii="Arial" w:hAnsi="Arial" w:cs="Arial"/>
          <w:sz w:val="24"/>
          <w:szCs w:val="24"/>
        </w:rPr>
        <w:t>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3F11B1">
        <w:rPr>
          <w:rFonts w:ascii="Arial" w:hAnsi="Arial" w:cs="Arial"/>
          <w:sz w:val="24"/>
          <w:szCs w:val="24"/>
        </w:rPr>
        <w:t>[</w:t>
      </w:r>
      <w:r w:rsidR="004E5123">
        <w:rPr>
          <w:rFonts w:ascii="Arial" w:hAnsi="Arial" w:cs="Arial"/>
          <w:sz w:val="24"/>
          <w:szCs w:val="24"/>
        </w:rPr>
        <w:t>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559762C7"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w:t>
      </w:r>
      <w:r w:rsidR="007E33CF" w:rsidRPr="00D775DC">
        <w:rPr>
          <w:rFonts w:ascii="Arial" w:hAnsi="Arial" w:cs="Arial"/>
          <w:sz w:val="24"/>
          <w:szCs w:val="24"/>
        </w:rPr>
        <w:lastRenderedPageBreak/>
        <w:t>κέντρα, τότε τα δεδομένα συσχετίζονται με το πλησιέστερο 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3F11B1" w:rsidRPr="004A04A6">
        <w:rPr>
          <w:rFonts w:ascii="Arial" w:hAnsi="Arial" w:cs="Arial"/>
          <w:sz w:val="24"/>
          <w:szCs w:val="24"/>
        </w:rPr>
        <w:t>]</w:t>
      </w:r>
      <w:r w:rsidR="00C0369C">
        <w:rPr>
          <w:rFonts w:ascii="Arial" w:hAnsi="Arial" w:cs="Arial"/>
          <w:sz w:val="24"/>
          <w:szCs w:val="24"/>
        </w:rPr>
        <w:t xml:space="preserve"> </w:t>
      </w:r>
      <w:r w:rsidR="003F11B1" w:rsidRPr="004A04A6">
        <w:rPr>
          <w:rFonts w:ascii="Arial" w:hAnsi="Arial" w:cs="Arial"/>
          <w:sz w:val="24"/>
          <w:szCs w:val="24"/>
        </w:rPr>
        <w:t>[</w:t>
      </w:r>
      <w:r w:rsidR="00C0369C">
        <w:rPr>
          <w:rFonts w:ascii="Arial" w:hAnsi="Arial" w:cs="Arial"/>
          <w:sz w:val="24"/>
          <w:szCs w:val="24"/>
        </w:rPr>
        <w:t>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sidRPr="00D775DC">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5F68F57F"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F11B1" w:rsidRPr="003F11B1">
        <w:rPr>
          <w:rFonts w:ascii="Arial" w:hAnsi="Arial" w:cs="Arial"/>
          <w:sz w:val="24"/>
          <w:szCs w:val="24"/>
        </w:rPr>
        <w:t>]</w:t>
      </w:r>
      <w:r w:rsidR="00072FE5" w:rsidRPr="00072FE5">
        <w:rPr>
          <w:rFonts w:ascii="Arial" w:hAnsi="Arial" w:cs="Arial"/>
          <w:sz w:val="24"/>
          <w:szCs w:val="24"/>
        </w:rPr>
        <w:t xml:space="preserve"> </w:t>
      </w:r>
      <w:r w:rsidR="003F11B1" w:rsidRPr="003F11B1">
        <w:rPr>
          <w:rFonts w:ascii="Arial" w:hAnsi="Arial" w:cs="Arial"/>
          <w:sz w:val="24"/>
          <w:szCs w:val="24"/>
        </w:rPr>
        <w:t>[</w:t>
      </w:r>
      <w:r w:rsidR="00072FE5" w:rsidRPr="00072FE5">
        <w:rPr>
          <w:rFonts w:ascii="Arial" w:hAnsi="Arial" w:cs="Arial"/>
          <w:sz w:val="24"/>
          <w:szCs w:val="24"/>
        </w:rPr>
        <w:t>76</w:t>
      </w:r>
      <w:r w:rsidR="003F11B1" w:rsidRPr="003F11B1">
        <w:rPr>
          <w:rFonts w:ascii="Arial" w:hAnsi="Arial" w:cs="Arial"/>
          <w:sz w:val="24"/>
          <w:szCs w:val="24"/>
        </w:rPr>
        <w:t>]</w:t>
      </w:r>
      <w:r w:rsidR="003904BB" w:rsidRPr="00072FE5">
        <w:rPr>
          <w:rFonts w:ascii="Arial" w:hAnsi="Arial" w:cs="Arial"/>
          <w:sz w:val="24"/>
          <w:szCs w:val="24"/>
        </w:rPr>
        <w:t xml:space="preserve"> </w:t>
      </w:r>
      <w:r w:rsidR="003F11B1" w:rsidRPr="003F11B1">
        <w:rPr>
          <w:rFonts w:ascii="Arial" w:hAnsi="Arial" w:cs="Arial"/>
          <w:sz w:val="24"/>
          <w:szCs w:val="24"/>
        </w:rPr>
        <w:t>[</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F11B1" w:rsidRPr="003F11B1">
        <w:rPr>
          <w:rFonts w:ascii="Arial" w:hAnsi="Arial" w:cs="Arial"/>
          <w:sz w:val="24"/>
          <w:szCs w:val="24"/>
        </w:rPr>
        <w:t>]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5D06D9D1"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3F11B1" w:rsidRPr="003F11B1">
        <w:rPr>
          <w:rFonts w:ascii="Arial" w:hAnsi="Arial" w:cs="Arial"/>
          <w:sz w:val="24"/>
          <w:szCs w:val="24"/>
        </w:rPr>
        <w:t>]</w:t>
      </w:r>
      <w:r w:rsidR="004513E3">
        <w:rPr>
          <w:rFonts w:ascii="Arial" w:hAnsi="Arial" w:cs="Arial"/>
          <w:sz w:val="24"/>
          <w:szCs w:val="24"/>
        </w:rPr>
        <w:t xml:space="preserve"> </w:t>
      </w:r>
      <w:r w:rsidR="003F11B1" w:rsidRPr="003F11B1">
        <w:rPr>
          <w:rFonts w:ascii="Arial" w:hAnsi="Arial" w:cs="Arial"/>
          <w:sz w:val="24"/>
          <w:szCs w:val="24"/>
        </w:rPr>
        <w:t>[</w:t>
      </w:r>
      <w:r w:rsidR="004513E3">
        <w:rPr>
          <w:rFonts w:ascii="Arial" w:hAnsi="Arial" w:cs="Arial"/>
          <w:sz w:val="24"/>
          <w:szCs w:val="24"/>
        </w:rPr>
        <w:t>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FB3241">
      <w:pPr>
        <w:spacing w:after="0" w:line="360" w:lineRule="auto"/>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lastRenderedPageBreak/>
        <w:t>ΚΕΦΑΛΑΙΟ 4</w:t>
      </w:r>
    </w:p>
    <w:p w14:paraId="6B303459" w14:textId="77777777" w:rsidR="00F86DBA" w:rsidRPr="00CC59F7" w:rsidRDefault="00F86DBA" w:rsidP="00F86DBA">
      <w:pPr>
        <w:pStyle w:val="Default"/>
        <w:spacing w:line="360" w:lineRule="auto"/>
        <w:rPr>
          <w:b/>
          <w:bCs/>
        </w:rPr>
      </w:pPr>
    </w:p>
    <w:p w14:paraId="33551D17" w14:textId="24AA1D17" w:rsidR="00F86DBA" w:rsidRPr="00CC59F7" w:rsidRDefault="00C74F10" w:rsidP="00F86DBA">
      <w:pPr>
        <w:pStyle w:val="Heading1"/>
        <w:jc w:val="center"/>
        <w:rPr>
          <w:rFonts w:ascii="Arial" w:hAnsi="Arial" w:cs="Arial"/>
          <w:b/>
          <w:bCs/>
          <w:sz w:val="28"/>
          <w:szCs w:val="28"/>
        </w:rPr>
      </w:pPr>
      <w:bookmarkStart w:id="38" w:name="_Toc97826619"/>
      <w:r>
        <w:rPr>
          <w:rFonts w:ascii="Arial" w:hAnsi="Arial" w:cs="Arial"/>
          <w:b/>
          <w:bCs/>
          <w:color w:val="auto"/>
          <w:sz w:val="28"/>
          <w:szCs w:val="28"/>
        </w:rPr>
        <w:t>ΕΦΑΡΜΟ</w:t>
      </w:r>
      <w:r w:rsidR="002C4881">
        <w:rPr>
          <w:rFonts w:ascii="Arial" w:hAnsi="Arial" w:cs="Arial"/>
          <w:b/>
          <w:bCs/>
          <w:color w:val="auto"/>
          <w:sz w:val="28"/>
          <w:szCs w:val="28"/>
        </w:rPr>
        <w:t>ΓΗ Β</w:t>
      </w:r>
      <w:r w:rsidR="003F11B1">
        <w:rPr>
          <w:rFonts w:ascii="Arial" w:hAnsi="Arial" w:cs="Arial"/>
          <w:b/>
          <w:bCs/>
          <w:color w:val="auto"/>
          <w:sz w:val="28"/>
          <w:szCs w:val="28"/>
          <w:lang w:val="en-US"/>
        </w:rPr>
        <w:t>E</w:t>
      </w:r>
      <w:r w:rsidR="002C4881">
        <w:rPr>
          <w:rFonts w:ascii="Arial" w:hAnsi="Arial" w:cs="Arial"/>
          <w:b/>
          <w:bCs/>
          <w:color w:val="auto"/>
          <w:sz w:val="28"/>
          <w:szCs w:val="28"/>
        </w:rPr>
        <w:t>ΛΤΙΣΤΟΠΟΙΗΣΗΣ ΑΘΛΗΤΙΚΩΝ ΕΠΙΔΩΣΕΩΝ</w:t>
      </w:r>
      <w:bookmarkEnd w:id="38"/>
      <w:r w:rsidR="002C4881">
        <w:rPr>
          <w:rFonts w:ascii="Arial" w:hAnsi="Arial" w:cs="Arial"/>
          <w:b/>
          <w:bCs/>
          <w:color w:val="auto"/>
          <w:sz w:val="28"/>
          <w:szCs w:val="28"/>
        </w:rPr>
        <w:t xml:space="preserve"> </w:t>
      </w:r>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9" w:name="_Toc97826620"/>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9"/>
      <w:r w:rsidRPr="00CC59F7">
        <w:rPr>
          <w:rFonts w:ascii="Arial" w:hAnsi="Arial" w:cs="Arial"/>
          <w:sz w:val="24"/>
          <w:szCs w:val="24"/>
          <w:lang w:val="el-GR"/>
        </w:rPr>
        <w:t xml:space="preserve"> </w:t>
      </w:r>
    </w:p>
    <w:p w14:paraId="2AB16C23" w14:textId="4247964A"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Σε αυτό το κεφάλαιο θα αναλυθούν τα βήματα που ακολουθήθηκαν για την υλοποίηση της εφαρμογής</w:t>
      </w:r>
      <w:r w:rsidR="00034230" w:rsidRPr="00034230">
        <w:rPr>
          <w:rFonts w:ascii="Arial" w:hAnsi="Arial" w:cs="Arial"/>
          <w:sz w:val="24"/>
          <w:szCs w:val="24"/>
        </w:rPr>
        <w:t xml:space="preserve"> </w:t>
      </w:r>
      <w:r w:rsidR="00034230">
        <w:rPr>
          <w:rFonts w:ascii="Arial" w:hAnsi="Arial" w:cs="Arial"/>
          <w:sz w:val="24"/>
          <w:szCs w:val="24"/>
        </w:rPr>
        <w:t>βελτιστοποίησης αθλητικών επιδόσεων</w:t>
      </w:r>
      <w:r>
        <w:rPr>
          <w:rFonts w:ascii="Arial" w:hAnsi="Arial" w:cs="Arial"/>
          <w:sz w:val="24"/>
          <w:szCs w:val="24"/>
        </w:rPr>
        <w:t xml:space="preserve">,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παρατηρήσεις. Η εφαρμογή αποτελείται από</w:t>
      </w:r>
      <w:r w:rsidR="00034230">
        <w:rPr>
          <w:rFonts w:ascii="Arial" w:hAnsi="Arial" w:cs="Arial"/>
          <w:sz w:val="24"/>
          <w:szCs w:val="24"/>
        </w:rPr>
        <w:t xml:space="preserve"> </w:t>
      </w:r>
      <w:r>
        <w:rPr>
          <w:rFonts w:ascii="Arial" w:hAnsi="Arial" w:cs="Arial"/>
          <w:sz w:val="24"/>
          <w:szCs w:val="24"/>
        </w:rPr>
        <w:t xml:space="preserve">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w:t>
      </w:r>
      <w:r w:rsidR="00034230">
        <w:rPr>
          <w:rFonts w:ascii="Arial" w:hAnsi="Arial" w:cs="Arial"/>
          <w:sz w:val="24"/>
          <w:szCs w:val="24"/>
        </w:rPr>
        <w:t>, ο εντοπισμός της στάσης σώματος του ανθρώπου,</w:t>
      </w:r>
      <w:r w:rsidR="007C2E41">
        <w:rPr>
          <w:rFonts w:ascii="Arial" w:hAnsi="Arial" w:cs="Arial"/>
          <w:sz w:val="24"/>
          <w:szCs w:val="24"/>
        </w:rPr>
        <w:t xml:space="preserve"> </w:t>
      </w:r>
      <w:r w:rsidR="00034230">
        <w:rPr>
          <w:rFonts w:ascii="Arial" w:hAnsi="Arial" w:cs="Arial"/>
          <w:sz w:val="24"/>
          <w:szCs w:val="24"/>
        </w:rPr>
        <w:t xml:space="preserve">που </w:t>
      </w:r>
      <w:r w:rsidR="000E0401">
        <w:rPr>
          <w:rFonts w:ascii="Arial" w:hAnsi="Arial" w:cs="Arial"/>
          <w:sz w:val="24"/>
          <w:szCs w:val="24"/>
        </w:rPr>
        <w:t xml:space="preserve">βοηθά στην διαδικασία παραγωγής των δεδομένων. </w:t>
      </w:r>
    </w:p>
    <w:p w14:paraId="399E6005" w14:textId="0399FC9A"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Η Όραση Υπολογιστών</w:t>
      </w:r>
      <w:r w:rsidR="00034230">
        <w:rPr>
          <w:rFonts w:ascii="Arial" w:hAnsi="Arial" w:cs="Arial"/>
          <w:sz w:val="24"/>
          <w:szCs w:val="24"/>
        </w:rPr>
        <w:t xml:space="preserve"> παρέχει την λειτουργία του</w:t>
      </w:r>
      <w:r>
        <w:rPr>
          <w:rFonts w:ascii="Arial" w:hAnsi="Arial" w:cs="Arial"/>
          <w:sz w:val="24"/>
          <w:szCs w:val="24"/>
        </w:rPr>
        <w:t xml:space="preserve"> εντοπισμ</w:t>
      </w:r>
      <w:r w:rsidR="00034230">
        <w:rPr>
          <w:rFonts w:ascii="Arial" w:hAnsi="Arial" w:cs="Arial"/>
          <w:sz w:val="24"/>
          <w:szCs w:val="24"/>
        </w:rPr>
        <w:t>ού</w:t>
      </w:r>
      <w:r>
        <w:rPr>
          <w:rFonts w:ascii="Arial" w:hAnsi="Arial" w:cs="Arial"/>
          <w:sz w:val="24"/>
          <w:szCs w:val="24"/>
        </w:rPr>
        <w:t xml:space="preserve"> της στάσης σώματος του ανθρώπου. Είναι μία σχετικά νέα </w:t>
      </w:r>
      <w:r w:rsidR="00034230">
        <w:rPr>
          <w:rFonts w:ascii="Arial" w:hAnsi="Arial" w:cs="Arial"/>
          <w:sz w:val="24"/>
          <w:szCs w:val="24"/>
        </w:rPr>
        <w:t>τεχνική</w:t>
      </w:r>
      <w:r>
        <w:rPr>
          <w:rFonts w:ascii="Arial" w:hAnsi="Arial" w:cs="Arial"/>
          <w:sz w:val="24"/>
          <w:szCs w:val="24"/>
        </w:rPr>
        <w:t xml:space="preserve"> η οποία έχει ξεκινήσει να χρησιμοποιείται </w:t>
      </w:r>
      <w:r w:rsidR="000F2F22">
        <w:rPr>
          <w:rFonts w:ascii="Arial" w:hAnsi="Arial" w:cs="Arial"/>
          <w:sz w:val="24"/>
          <w:szCs w:val="24"/>
        </w:rPr>
        <w:t>και να αναπτύσσεται τα τελευταία χρόνια</w:t>
      </w:r>
      <w:r>
        <w:rPr>
          <w:rFonts w:ascii="Arial" w:hAnsi="Arial" w:cs="Arial"/>
          <w:sz w:val="24"/>
          <w:szCs w:val="24"/>
        </w:rPr>
        <w:t xml:space="preserve">.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6E7DE7">
        <w:rPr>
          <w:rFonts w:ascii="Arial" w:hAnsi="Arial" w:cs="Arial"/>
          <w:sz w:val="24"/>
          <w:szCs w:val="24"/>
        </w:rPr>
        <w:t>Επίσης έ</w:t>
      </w:r>
      <w:r w:rsidR="00917526">
        <w:rPr>
          <w:rFonts w:ascii="Arial" w:hAnsi="Arial" w:cs="Arial"/>
          <w:sz w:val="24"/>
          <w:szCs w:val="24"/>
        </w:rPr>
        <w:t xml:space="preserve">χουν δημιουργηθεί εφαρμογές, όπου </w:t>
      </w:r>
      <w:r w:rsidR="000F2F22">
        <w:rPr>
          <w:rFonts w:ascii="Arial" w:hAnsi="Arial" w:cs="Arial"/>
          <w:sz w:val="24"/>
          <w:szCs w:val="24"/>
        </w:rPr>
        <w:t xml:space="preserve">εντοπίζεται η κίνηση του ανθρώπου κατά την διάρκεια που τρέχει, εντοπίζεται η μπάλα </w:t>
      </w:r>
      <w:r w:rsidR="00917526">
        <w:rPr>
          <w:rFonts w:ascii="Arial" w:hAnsi="Arial" w:cs="Arial"/>
          <w:sz w:val="24"/>
          <w:szCs w:val="24"/>
        </w:rPr>
        <w:t xml:space="preserve">και το </w:t>
      </w:r>
      <w:proofErr w:type="spellStart"/>
      <w:r w:rsidR="00917526">
        <w:rPr>
          <w:rFonts w:ascii="Arial" w:hAnsi="Arial" w:cs="Arial"/>
          <w:sz w:val="24"/>
          <w:szCs w:val="24"/>
        </w:rPr>
        <w:t>σερβίς</w:t>
      </w:r>
      <w:proofErr w:type="spellEnd"/>
      <w:r w:rsidR="00917526">
        <w:rPr>
          <w:rFonts w:ascii="Arial" w:hAnsi="Arial" w:cs="Arial"/>
          <w:sz w:val="24"/>
          <w:szCs w:val="24"/>
        </w:rPr>
        <w:t xml:space="preserve">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030A8DF6" w14:textId="1A7160F5" w:rsidR="003E7EF9" w:rsidRDefault="00E84372" w:rsidP="00271343">
      <w:pPr>
        <w:spacing w:after="0" w:line="360" w:lineRule="auto"/>
        <w:ind w:firstLine="227"/>
        <w:jc w:val="both"/>
        <w:rPr>
          <w:rFonts w:ascii="Arial" w:hAnsi="Arial" w:cs="Arial"/>
          <w:sz w:val="24"/>
          <w:szCs w:val="24"/>
        </w:rPr>
      </w:pPr>
      <w:r>
        <w:rPr>
          <w:rFonts w:ascii="Arial" w:hAnsi="Arial" w:cs="Arial"/>
          <w:sz w:val="24"/>
          <w:szCs w:val="24"/>
        </w:rPr>
        <w:t>Η δεύτερη</w:t>
      </w:r>
      <w:r w:rsidR="00696C86">
        <w:rPr>
          <w:rFonts w:ascii="Arial" w:hAnsi="Arial" w:cs="Arial"/>
          <w:sz w:val="24"/>
          <w:szCs w:val="24"/>
        </w:rPr>
        <w:t xml:space="preserve"> </w:t>
      </w:r>
      <w:r w:rsidR="000F2F22">
        <w:rPr>
          <w:rFonts w:ascii="Arial" w:hAnsi="Arial" w:cs="Arial"/>
          <w:sz w:val="24"/>
          <w:szCs w:val="24"/>
        </w:rPr>
        <w:t>τεχνολογία</w:t>
      </w:r>
      <w:r w:rsidR="00696C86">
        <w:rPr>
          <w:rFonts w:ascii="Arial" w:hAnsi="Arial" w:cs="Arial"/>
          <w:sz w:val="24"/>
          <w:szCs w:val="24"/>
        </w:rPr>
        <w:t xml:space="preserve"> </w:t>
      </w:r>
      <w:r>
        <w:rPr>
          <w:rFonts w:ascii="Arial" w:hAnsi="Arial" w:cs="Arial"/>
          <w:sz w:val="24"/>
          <w:szCs w:val="24"/>
        </w:rPr>
        <w:t>η οποία χρησιμοποι</w:t>
      </w:r>
      <w:r w:rsidR="000F2F22">
        <w:rPr>
          <w:rFonts w:ascii="Arial" w:hAnsi="Arial" w:cs="Arial"/>
          <w:sz w:val="24"/>
          <w:szCs w:val="24"/>
        </w:rPr>
        <w:t>είται</w:t>
      </w:r>
      <w:r>
        <w:rPr>
          <w:rFonts w:ascii="Arial" w:hAnsi="Arial" w:cs="Arial"/>
          <w:sz w:val="24"/>
          <w:szCs w:val="24"/>
        </w:rPr>
        <w:t xml:space="preserve"> </w:t>
      </w:r>
      <w:r w:rsidR="00103A61">
        <w:rPr>
          <w:rFonts w:ascii="Arial" w:hAnsi="Arial" w:cs="Arial"/>
          <w:sz w:val="24"/>
          <w:szCs w:val="24"/>
        </w:rPr>
        <w:t>σ</w:t>
      </w:r>
      <w:r>
        <w:rPr>
          <w:rFonts w:ascii="Arial" w:hAnsi="Arial" w:cs="Arial"/>
          <w:sz w:val="24"/>
          <w:szCs w:val="24"/>
        </w:rPr>
        <w:t xml:space="preserve">την εφαρμογή της βελτιστοποίησης της </w:t>
      </w:r>
      <w:r w:rsidR="007048A2">
        <w:rPr>
          <w:rFonts w:ascii="Arial" w:hAnsi="Arial" w:cs="Arial"/>
          <w:sz w:val="24"/>
          <w:szCs w:val="24"/>
        </w:rPr>
        <w:t xml:space="preserve">αθλητικής απόδοσης, </w:t>
      </w:r>
      <w:r>
        <w:rPr>
          <w:rFonts w:ascii="Arial" w:hAnsi="Arial" w:cs="Arial"/>
          <w:sz w:val="24"/>
          <w:szCs w:val="24"/>
        </w:rPr>
        <w:t xml:space="preserve">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w:t>
      </w:r>
      <w:r>
        <w:rPr>
          <w:rFonts w:ascii="Arial" w:hAnsi="Arial" w:cs="Arial"/>
          <w:sz w:val="24"/>
          <w:szCs w:val="24"/>
        </w:rPr>
        <w:lastRenderedPageBreak/>
        <w:t xml:space="preserve">αποτελεσμάτων και συμπερασμάτων. </w:t>
      </w:r>
      <w:r w:rsidR="00B5099A">
        <w:rPr>
          <w:rFonts w:ascii="Arial" w:hAnsi="Arial" w:cs="Arial"/>
          <w:sz w:val="24"/>
          <w:szCs w:val="24"/>
        </w:rPr>
        <w:t>Με τον συνδυασμό και των δύο κατηγοριών, παράγεται μία εφαρμογή η οποία αρχικά εντοπίζει την στάση</w:t>
      </w:r>
      <w:r w:rsidR="00A0517E">
        <w:rPr>
          <w:rFonts w:ascii="Arial" w:hAnsi="Arial" w:cs="Arial"/>
          <w:sz w:val="24"/>
          <w:szCs w:val="24"/>
        </w:rPr>
        <w:t xml:space="preserve"> </w:t>
      </w:r>
      <w:r w:rsidR="00B5099A">
        <w:rPr>
          <w:rFonts w:ascii="Arial" w:hAnsi="Arial" w:cs="Arial"/>
          <w:sz w:val="24"/>
          <w:szCs w:val="24"/>
        </w:rPr>
        <w:t>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r w:rsidR="003D1116" w:rsidRPr="003D1116">
        <w:rPr>
          <w:rFonts w:ascii="Arial" w:hAnsi="Arial" w:cs="Arial"/>
          <w:sz w:val="24"/>
          <w:szCs w:val="24"/>
        </w:rPr>
        <w:t xml:space="preserve"> </w:t>
      </w:r>
      <w:r w:rsidR="003D1116">
        <w:rPr>
          <w:rFonts w:ascii="Arial" w:hAnsi="Arial" w:cs="Arial"/>
          <w:sz w:val="24"/>
          <w:szCs w:val="24"/>
        </w:rPr>
        <w:t xml:space="preserve">Στην </w:t>
      </w:r>
      <w:r w:rsidR="00D764DF">
        <w:rPr>
          <w:rFonts w:ascii="Arial" w:hAnsi="Arial" w:cs="Arial"/>
          <w:sz w:val="24"/>
          <w:szCs w:val="24"/>
        </w:rPr>
        <w:fldChar w:fldCharType="begin"/>
      </w:r>
      <w:r w:rsidR="00D764DF">
        <w:rPr>
          <w:rFonts w:ascii="Arial" w:hAnsi="Arial" w:cs="Arial"/>
          <w:sz w:val="24"/>
          <w:szCs w:val="24"/>
        </w:rPr>
        <w:instrText xml:space="preserve"> REF _Ref97540150 \h </w:instrText>
      </w:r>
      <w:r w:rsidR="00D577A2">
        <w:rPr>
          <w:rFonts w:ascii="Arial" w:hAnsi="Arial" w:cs="Arial"/>
          <w:sz w:val="24"/>
          <w:szCs w:val="24"/>
        </w:rPr>
        <w:instrText xml:space="preserve"> \* MERGEFORMAT </w:instrText>
      </w:r>
      <w:r w:rsidR="00D764DF">
        <w:rPr>
          <w:rFonts w:ascii="Arial" w:hAnsi="Arial" w:cs="Arial"/>
          <w:sz w:val="24"/>
          <w:szCs w:val="24"/>
        </w:rPr>
      </w:r>
      <w:r w:rsidR="00D764DF">
        <w:rPr>
          <w:rFonts w:ascii="Arial" w:hAnsi="Arial" w:cs="Arial"/>
          <w:sz w:val="24"/>
          <w:szCs w:val="24"/>
        </w:rPr>
        <w:fldChar w:fldCharType="separate"/>
      </w:r>
      <w:r w:rsidR="00D764DF" w:rsidRPr="00BC27F8">
        <w:rPr>
          <w:rFonts w:ascii="Arial" w:hAnsi="Arial" w:cs="Arial"/>
          <w:b/>
          <w:bCs/>
          <w:sz w:val="20"/>
          <w:szCs w:val="20"/>
        </w:rPr>
        <w:t xml:space="preserve">Εικόνα </w:t>
      </w:r>
      <w:r w:rsidR="00D764DF" w:rsidRPr="00D577A2">
        <w:rPr>
          <w:rFonts w:ascii="Arial" w:hAnsi="Arial" w:cs="Arial"/>
          <w:b/>
          <w:bCs/>
          <w:noProof/>
          <w:sz w:val="24"/>
          <w:szCs w:val="24"/>
        </w:rPr>
        <w:t>8</w:t>
      </w:r>
      <w:r w:rsidR="00D764DF">
        <w:rPr>
          <w:rFonts w:ascii="Arial" w:hAnsi="Arial" w:cs="Arial"/>
          <w:sz w:val="24"/>
          <w:szCs w:val="24"/>
        </w:rPr>
        <w:fldChar w:fldCharType="end"/>
      </w:r>
      <w:r w:rsidR="00D764DF" w:rsidRPr="00D764DF">
        <w:rPr>
          <w:rFonts w:ascii="Arial" w:hAnsi="Arial" w:cs="Arial"/>
          <w:sz w:val="24"/>
          <w:szCs w:val="24"/>
        </w:rPr>
        <w:t xml:space="preserve"> </w:t>
      </w:r>
      <w:r w:rsidR="003D1116">
        <w:rPr>
          <w:rFonts w:ascii="Arial" w:hAnsi="Arial" w:cs="Arial"/>
          <w:sz w:val="24"/>
          <w:szCs w:val="24"/>
        </w:rPr>
        <w:t>φαίνεται ένα στιγμιότυπο από τα βίντεο εκπαίδευσης</w:t>
      </w:r>
      <w:r w:rsidR="00D764DF" w:rsidRPr="00D764DF">
        <w:rPr>
          <w:rFonts w:ascii="Arial" w:hAnsi="Arial" w:cs="Arial"/>
          <w:sz w:val="24"/>
          <w:szCs w:val="24"/>
        </w:rPr>
        <w:t>,</w:t>
      </w:r>
      <w:r w:rsidR="003D1116">
        <w:rPr>
          <w:rFonts w:ascii="Arial" w:hAnsi="Arial" w:cs="Arial"/>
          <w:sz w:val="24"/>
          <w:szCs w:val="24"/>
        </w:rPr>
        <w:t xml:space="preserve"> στο οποίο έχει γίνει εντοπισμός της ανθρώπινης στάσης.</w:t>
      </w:r>
    </w:p>
    <w:p w14:paraId="0AA14B28" w14:textId="77777777" w:rsidR="00271343" w:rsidRPr="003E7EF9" w:rsidRDefault="00271343" w:rsidP="00271343">
      <w:pPr>
        <w:spacing w:after="0" w:line="360" w:lineRule="auto"/>
        <w:ind w:firstLine="227"/>
        <w:jc w:val="both"/>
        <w:rPr>
          <w:rFonts w:ascii="Arial" w:hAnsi="Arial" w:cs="Arial"/>
          <w:sz w:val="24"/>
          <w:szCs w:val="24"/>
        </w:rPr>
      </w:pPr>
    </w:p>
    <w:tbl>
      <w:tblPr>
        <w:tblStyle w:val="TableGrid"/>
        <w:tblW w:w="8905" w:type="dxa"/>
        <w:tblLook w:val="04A0" w:firstRow="1" w:lastRow="0" w:firstColumn="1" w:lastColumn="0" w:noHBand="0" w:noVBand="1"/>
      </w:tblPr>
      <w:tblGrid>
        <w:gridCol w:w="8905"/>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7334DD7E">
                  <wp:extent cx="2449810" cy="3654593"/>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25105" t="18309" r="44063"/>
                          <a:stretch/>
                        </pic:blipFill>
                        <pic:spPr bwMode="auto">
                          <a:xfrm>
                            <a:off x="0" y="0"/>
                            <a:ext cx="2471685" cy="3687226"/>
                          </a:xfrm>
                          <a:prstGeom prst="rect">
                            <a:avLst/>
                          </a:prstGeom>
                          <a:noFill/>
                          <a:ln>
                            <a:noFill/>
                          </a:ln>
                          <a:extLst>
                            <a:ext uri="{53640926-AAD7-44D8-BBD7-CCE9431645EC}">
                              <a14:shadowObscured xmlns:a14="http://schemas.microsoft.com/office/drawing/2010/main"/>
                            </a:ext>
                          </a:extLst>
                        </pic:spPr>
                      </pic:pic>
                    </a:graphicData>
                  </a:graphic>
                </wp:inline>
              </w:drawing>
            </w:r>
          </w:p>
          <w:p w14:paraId="496FBC08" w14:textId="23FF7B09" w:rsidR="00BC27F8" w:rsidRPr="00AC1A5D" w:rsidRDefault="00BC27F8" w:rsidP="00AC1A5D">
            <w:pPr>
              <w:pStyle w:val="Caption"/>
              <w:jc w:val="center"/>
              <w:rPr>
                <w:rFonts w:ascii="Arial" w:hAnsi="Arial" w:cs="Arial"/>
                <w:color w:val="auto"/>
                <w:sz w:val="28"/>
                <w:szCs w:val="28"/>
              </w:rPr>
            </w:pPr>
            <w:bookmarkStart w:id="40" w:name="_Ref97540150"/>
            <w:bookmarkStart w:id="41" w:name="_Toc97826646"/>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00411767">
              <w:rPr>
                <w:rFonts w:ascii="Arial" w:hAnsi="Arial" w:cs="Arial"/>
                <w:b/>
                <w:bCs/>
                <w:noProof/>
                <w:color w:val="auto"/>
                <w:sz w:val="20"/>
                <w:szCs w:val="20"/>
              </w:rPr>
              <w:t>8</w:t>
            </w:r>
            <w:r w:rsidRPr="00BC27F8">
              <w:rPr>
                <w:rFonts w:ascii="Arial" w:hAnsi="Arial" w:cs="Arial"/>
                <w:b/>
                <w:bCs/>
                <w:color w:val="auto"/>
                <w:sz w:val="20"/>
                <w:szCs w:val="20"/>
              </w:rPr>
              <w:fldChar w:fldCharType="end"/>
            </w:r>
            <w:bookmarkEnd w:id="40"/>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41"/>
            <w:r w:rsidR="00D764DF">
              <w:rPr>
                <w:rFonts w:ascii="Arial" w:hAnsi="Arial" w:cs="Arial"/>
                <w:color w:val="auto"/>
                <w:sz w:val="20"/>
                <w:szCs w:val="20"/>
              </w:rPr>
              <w:t xml:space="preserve"> </w:t>
            </w:r>
          </w:p>
        </w:tc>
      </w:tr>
    </w:tbl>
    <w:p w14:paraId="52B8A964" w14:textId="77777777" w:rsidR="003E7EF9" w:rsidRDefault="003E7EF9" w:rsidP="00AF3532">
      <w:pPr>
        <w:pStyle w:val="Heading2"/>
        <w:rPr>
          <w:rFonts w:ascii="Arial" w:hAnsi="Arial" w:cs="Arial"/>
          <w:sz w:val="24"/>
          <w:szCs w:val="24"/>
          <w:lang w:val="el-GR"/>
        </w:rPr>
      </w:pPr>
    </w:p>
    <w:p w14:paraId="32A9118B" w14:textId="0022D100" w:rsidR="00AF3532" w:rsidRPr="00CC59F7" w:rsidRDefault="00AF3532" w:rsidP="00AF3532">
      <w:pPr>
        <w:pStyle w:val="Heading2"/>
        <w:rPr>
          <w:rFonts w:ascii="Arial" w:hAnsi="Arial" w:cs="Arial"/>
          <w:sz w:val="24"/>
          <w:szCs w:val="24"/>
          <w:lang w:val="el-GR"/>
        </w:rPr>
      </w:pPr>
      <w:bookmarkStart w:id="42" w:name="_Toc97826621"/>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42"/>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3" w:name="_Toc97826622"/>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43"/>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002B48E">
                  <wp:extent cx="3110340" cy="73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050" cy="745768"/>
                          </a:xfrm>
                          <a:prstGeom prst="rect">
                            <a:avLst/>
                          </a:prstGeom>
                          <a:noFill/>
                          <a:ln>
                            <a:noFill/>
                          </a:ln>
                        </pic:spPr>
                      </pic:pic>
                    </a:graphicData>
                  </a:graphic>
                </wp:inline>
              </w:drawing>
            </w:r>
          </w:p>
          <w:p w14:paraId="1E57FE0E" w14:textId="387F53D3" w:rsidR="00AF3532" w:rsidRPr="007E4E33" w:rsidRDefault="007E4E33" w:rsidP="007E4E33">
            <w:pPr>
              <w:pStyle w:val="Caption"/>
              <w:jc w:val="center"/>
              <w:rPr>
                <w:rFonts w:ascii="Arial" w:hAnsi="Arial" w:cs="Arial"/>
                <w:color w:val="auto"/>
                <w:sz w:val="28"/>
                <w:szCs w:val="28"/>
              </w:rPr>
            </w:pPr>
            <w:bookmarkStart w:id="44" w:name="_Toc97826647"/>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411767">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4"/>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580C0A65"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5" w:name="_Toc97826623"/>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5"/>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lastRenderedPageBreak/>
              <w:drawing>
                <wp:inline distT="0" distB="0" distL="0" distR="0" wp14:anchorId="7BD349FD" wp14:editId="3C75BA9A">
                  <wp:extent cx="2563793" cy="1592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3979" cy="1604612"/>
                          </a:xfrm>
                          <a:prstGeom prst="rect">
                            <a:avLst/>
                          </a:prstGeom>
                          <a:noFill/>
                          <a:ln>
                            <a:noFill/>
                          </a:ln>
                        </pic:spPr>
                      </pic:pic>
                    </a:graphicData>
                  </a:graphic>
                </wp:inline>
              </w:drawing>
            </w:r>
          </w:p>
          <w:p w14:paraId="0DDCFB29" w14:textId="69781EEC" w:rsidR="003D25F4" w:rsidRPr="00C52261" w:rsidRDefault="00B26D9A" w:rsidP="00C52261">
            <w:pPr>
              <w:pStyle w:val="Caption"/>
              <w:jc w:val="center"/>
              <w:rPr>
                <w:rFonts w:ascii="Arial" w:hAnsi="Arial" w:cs="Arial"/>
                <w:color w:val="auto"/>
                <w:sz w:val="28"/>
                <w:szCs w:val="28"/>
              </w:rPr>
            </w:pPr>
            <w:bookmarkStart w:id="46" w:name="_Toc97826648"/>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411767">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w:t>
            </w:r>
            <w:proofErr w:type="spellStart"/>
            <w:r w:rsidRPr="00B26D9A">
              <w:rPr>
                <w:rFonts w:ascii="Arial" w:hAnsi="Arial" w:cs="Arial"/>
                <w:color w:val="auto"/>
                <w:sz w:val="20"/>
                <w:szCs w:val="20"/>
              </w:rPr>
              <w:t>scikit-learn</w:t>
            </w:r>
            <w:proofErr w:type="spellEnd"/>
            <w:r w:rsidRPr="00B26D9A">
              <w:rPr>
                <w:rFonts w:ascii="Arial" w:hAnsi="Arial" w:cs="Arial"/>
                <w:color w:val="auto"/>
                <w:sz w:val="20"/>
                <w:szCs w:val="20"/>
              </w:rPr>
              <w:t xml:space="preserve"> [</w:t>
            </w:r>
            <w:r w:rsidR="00CE6D74" w:rsidRPr="00CE6D74">
              <w:rPr>
                <w:rFonts w:ascii="Arial" w:hAnsi="Arial" w:cs="Arial"/>
                <w:color w:val="auto"/>
                <w:sz w:val="20"/>
                <w:szCs w:val="20"/>
              </w:rPr>
              <w:t>84</w:t>
            </w:r>
            <w:r w:rsidRPr="00B26D9A">
              <w:rPr>
                <w:rFonts w:ascii="Arial" w:hAnsi="Arial" w:cs="Arial"/>
                <w:color w:val="auto"/>
                <w:sz w:val="20"/>
                <w:szCs w:val="20"/>
              </w:rPr>
              <w:t>]</w:t>
            </w:r>
            <w:bookmarkEnd w:id="46"/>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7" w:name="_Toc97826624"/>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7"/>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EDC10D2">
                  <wp:extent cx="2696901" cy="108715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9369" cy="1100240"/>
                          </a:xfrm>
                          <a:prstGeom prst="rect">
                            <a:avLst/>
                          </a:prstGeom>
                          <a:noFill/>
                          <a:ln>
                            <a:noFill/>
                          </a:ln>
                        </pic:spPr>
                      </pic:pic>
                    </a:graphicData>
                  </a:graphic>
                </wp:inline>
              </w:drawing>
            </w:r>
          </w:p>
          <w:p w14:paraId="1A3FD59B" w14:textId="62D05E96" w:rsidR="006D26F3" w:rsidRPr="004834BA" w:rsidRDefault="003A7D29" w:rsidP="003A7D29">
            <w:pPr>
              <w:pStyle w:val="Caption"/>
              <w:jc w:val="center"/>
              <w:rPr>
                <w:rFonts w:ascii="Arial" w:hAnsi="Arial" w:cs="Arial"/>
                <w:color w:val="auto"/>
                <w:sz w:val="28"/>
                <w:szCs w:val="28"/>
              </w:rPr>
            </w:pPr>
            <w:bookmarkStart w:id="48" w:name="_Toc97826649"/>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411767">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w:t>
            </w:r>
            <w:proofErr w:type="spellStart"/>
            <w:r w:rsidRPr="003A7D29">
              <w:rPr>
                <w:rFonts w:ascii="Arial" w:hAnsi="Arial" w:cs="Arial"/>
                <w:color w:val="auto"/>
                <w:sz w:val="20"/>
                <w:szCs w:val="20"/>
              </w:rPr>
              <w:t>pandas</w:t>
            </w:r>
            <w:proofErr w:type="spellEnd"/>
            <w:r w:rsidRPr="003A7D29">
              <w:rPr>
                <w:rFonts w:ascii="Arial" w:hAnsi="Arial" w:cs="Arial"/>
                <w:color w:val="auto"/>
                <w:sz w:val="20"/>
                <w:szCs w:val="20"/>
              </w:rPr>
              <w:t xml:space="preserve"> [</w:t>
            </w:r>
            <w:r w:rsidR="004D02EC">
              <w:rPr>
                <w:rFonts w:ascii="Arial" w:hAnsi="Arial" w:cs="Arial"/>
                <w:color w:val="auto"/>
                <w:sz w:val="20"/>
                <w:szCs w:val="20"/>
                <w:lang w:val="en-US"/>
              </w:rPr>
              <w:t>85</w:t>
            </w:r>
            <w:r w:rsidRPr="003A7D29">
              <w:rPr>
                <w:rFonts w:ascii="Arial" w:hAnsi="Arial" w:cs="Arial"/>
                <w:color w:val="auto"/>
                <w:sz w:val="20"/>
                <w:szCs w:val="20"/>
              </w:rPr>
              <w:t>]</w:t>
            </w:r>
            <w:bookmarkEnd w:id="48"/>
          </w:p>
        </w:tc>
      </w:tr>
    </w:tbl>
    <w:p w14:paraId="1D45BBFA" w14:textId="77777777" w:rsidR="000E107D" w:rsidRDefault="00575AD9" w:rsidP="000E107D">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6CD4ADD4" w14:textId="259706C5" w:rsidR="000E107D" w:rsidRDefault="000E107D" w:rsidP="000E107D">
      <w:pPr>
        <w:spacing w:after="0" w:line="360" w:lineRule="auto"/>
        <w:ind w:firstLine="227"/>
        <w:jc w:val="both"/>
        <w:rPr>
          <w:rFonts w:ascii="Arial" w:hAnsi="Arial" w:cs="Arial"/>
          <w:sz w:val="24"/>
          <w:szCs w:val="24"/>
        </w:rPr>
      </w:pPr>
    </w:p>
    <w:p w14:paraId="2DEB7ECC" w14:textId="556B846C" w:rsidR="000E107D" w:rsidRPr="000E107D" w:rsidRDefault="000E107D" w:rsidP="000E107D">
      <w:pPr>
        <w:pStyle w:val="Heading3"/>
        <w:rPr>
          <w:rFonts w:ascii="Arial" w:hAnsi="Arial" w:cs="Arial"/>
          <w:color w:val="auto"/>
        </w:rPr>
      </w:pPr>
      <w:bookmarkStart w:id="49" w:name="_Toc97826625"/>
      <w:r w:rsidRPr="00336DBA">
        <w:rPr>
          <w:rFonts w:ascii="Arial" w:hAnsi="Arial" w:cs="Arial"/>
          <w:color w:val="auto"/>
        </w:rPr>
        <w:t>4.2.</w:t>
      </w:r>
      <w:r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9"/>
    </w:p>
    <w:p w14:paraId="703C4CA7" w14:textId="75F865EF" w:rsidR="00CA6717" w:rsidRPr="000813F0" w:rsidRDefault="000E107D" w:rsidP="000E107D">
      <w:pPr>
        <w:spacing w:after="0" w:line="360" w:lineRule="auto"/>
        <w:ind w:firstLine="227"/>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Pr>
          <w:rFonts w:ascii="Arial" w:hAnsi="Arial" w:cs="Arial"/>
          <w:sz w:val="24"/>
          <w:szCs w:val="24"/>
        </w:rPr>
        <w:t>για μηχανική μάθηση και όραση υπολογιστών. Η συγκεκριμένη βιβλιοθήκη περιέχει 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lastRenderedPageBreak/>
              <w:drawing>
                <wp:inline distT="0" distB="0" distL="0" distR="0" wp14:anchorId="442EB796" wp14:editId="5661D204">
                  <wp:extent cx="1417898" cy="18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6275" cy="1887180"/>
                          </a:xfrm>
                          <a:prstGeom prst="rect">
                            <a:avLst/>
                          </a:prstGeom>
                          <a:noFill/>
                          <a:ln>
                            <a:noFill/>
                          </a:ln>
                        </pic:spPr>
                      </pic:pic>
                    </a:graphicData>
                  </a:graphic>
                </wp:inline>
              </w:drawing>
            </w:r>
          </w:p>
          <w:p w14:paraId="37FBC92F" w14:textId="5360F8B3" w:rsidR="00CA6717" w:rsidRPr="00891B63" w:rsidRDefault="00891B63" w:rsidP="00891B63">
            <w:pPr>
              <w:pStyle w:val="Caption"/>
              <w:jc w:val="center"/>
              <w:rPr>
                <w:rFonts w:ascii="Arial" w:hAnsi="Arial" w:cs="Arial"/>
                <w:color w:val="auto"/>
                <w:sz w:val="20"/>
                <w:szCs w:val="20"/>
              </w:rPr>
            </w:pPr>
            <w:bookmarkStart w:id="50" w:name="_Toc97826650"/>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411767">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50"/>
          </w:p>
        </w:tc>
      </w:tr>
    </w:tbl>
    <w:p w14:paraId="29C496D0" w14:textId="77777777" w:rsidR="00B92B15" w:rsidRDefault="00B92B15" w:rsidP="00617028">
      <w:pPr>
        <w:pStyle w:val="Default"/>
        <w:spacing w:line="360" w:lineRule="auto"/>
        <w:ind w:firstLine="227"/>
        <w:jc w:val="both"/>
      </w:pPr>
    </w:p>
    <w:p w14:paraId="083A8123" w14:textId="01C2D07A"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2D2BE926" w:rsidR="00F5484F" w:rsidRDefault="00F5484F" w:rsidP="00617028">
      <w:pPr>
        <w:pStyle w:val="Default"/>
        <w:spacing w:line="360" w:lineRule="auto"/>
        <w:ind w:firstLine="227"/>
        <w:jc w:val="both"/>
      </w:pPr>
    </w:p>
    <w:p w14:paraId="089C0F61" w14:textId="12338A89" w:rsidR="002B2AE1" w:rsidRPr="002B2AE1" w:rsidRDefault="002B2AE1" w:rsidP="002B2AE1">
      <w:pPr>
        <w:pStyle w:val="Heading3"/>
        <w:rPr>
          <w:rFonts w:ascii="Arial" w:hAnsi="Arial" w:cs="Arial"/>
          <w:color w:val="auto"/>
        </w:rPr>
      </w:pPr>
      <w:bookmarkStart w:id="51" w:name="_Toc97826626"/>
      <w:r w:rsidRPr="002B2AE1">
        <w:rPr>
          <w:rFonts w:ascii="Arial" w:hAnsi="Arial" w:cs="Arial"/>
          <w:color w:val="auto"/>
        </w:rPr>
        <w:t xml:space="preserve">4.2.4 Βιβλιοθήκη </w:t>
      </w:r>
      <w:r>
        <w:rPr>
          <w:rFonts w:ascii="Arial" w:hAnsi="Arial" w:cs="Arial"/>
          <w:color w:val="auto"/>
          <w:lang w:val="en-US"/>
        </w:rPr>
        <w:t>matplotlib</w:t>
      </w:r>
      <w:bookmarkEnd w:id="51"/>
    </w:p>
    <w:p w14:paraId="51970509" w14:textId="52A9948C" w:rsidR="002B2AE1" w:rsidRDefault="002B2AE1" w:rsidP="00617028">
      <w:pPr>
        <w:pStyle w:val="Default"/>
        <w:spacing w:line="360" w:lineRule="auto"/>
        <w:ind w:firstLine="227"/>
        <w:jc w:val="both"/>
        <w:rPr>
          <w:color w:val="auto"/>
        </w:rPr>
      </w:pPr>
      <w:r>
        <w:rPr>
          <w:color w:val="auto"/>
        </w:rPr>
        <w:t xml:space="preserve">Η βιβλιοθήκη </w:t>
      </w:r>
      <w:r>
        <w:rPr>
          <w:color w:val="auto"/>
          <w:lang w:val="en-US"/>
        </w:rPr>
        <w:t>matplotlib</w:t>
      </w:r>
      <w:r w:rsidRPr="002B2AE1">
        <w:rPr>
          <w:color w:val="auto"/>
        </w:rPr>
        <w:t xml:space="preserve"> </w:t>
      </w:r>
      <w:r>
        <w:rPr>
          <w:color w:val="auto"/>
        </w:rPr>
        <w:t>χρησιμοποιείται για την δημιουργία στατικών, δυναμικών και αλληλεπιδραστικών διαγραμμάτων. Παρέχει μία μεγάλη γκάμα διαγραμμάτων στους χρήστες</w:t>
      </w:r>
      <w:r w:rsidRPr="002B2AE1">
        <w:rPr>
          <w:color w:val="auto"/>
        </w:rPr>
        <w:t xml:space="preserve">, </w:t>
      </w:r>
      <w:r>
        <w:rPr>
          <w:color w:val="auto"/>
        </w:rPr>
        <w:t xml:space="preserve">τα οποία μπορούν να τα επεξεργαστούν ώστε να έχουν τα χρώματα και τις ετικέτες που επιθυμούν. Θα μπορούσε να πει κάποιος ότι είναι μία εναλλακτική του </w:t>
      </w:r>
      <w:r>
        <w:rPr>
          <w:color w:val="auto"/>
          <w:lang w:val="en-US"/>
        </w:rPr>
        <w:t>MATLAB</w:t>
      </w:r>
      <w:r>
        <w:rPr>
          <w:color w:val="auto"/>
        </w:rPr>
        <w:t>.</w:t>
      </w:r>
    </w:p>
    <w:tbl>
      <w:tblPr>
        <w:tblStyle w:val="TableGrid"/>
        <w:tblW w:w="0" w:type="auto"/>
        <w:tblLook w:val="04A0" w:firstRow="1" w:lastRow="0" w:firstColumn="1" w:lastColumn="0" w:noHBand="0" w:noVBand="1"/>
      </w:tblPr>
      <w:tblGrid>
        <w:gridCol w:w="8732"/>
      </w:tblGrid>
      <w:tr w:rsidR="002B2AE1" w14:paraId="4658ECBC" w14:textId="77777777" w:rsidTr="002B2AE1">
        <w:tc>
          <w:tcPr>
            <w:tcW w:w="8732" w:type="dxa"/>
            <w:tcBorders>
              <w:top w:val="nil"/>
              <w:left w:val="nil"/>
              <w:bottom w:val="nil"/>
              <w:right w:val="nil"/>
            </w:tcBorders>
          </w:tcPr>
          <w:p w14:paraId="4E7BE7C8" w14:textId="77777777" w:rsidR="002B2AE1" w:rsidRDefault="002B2AE1" w:rsidP="002B2AE1">
            <w:pPr>
              <w:pStyle w:val="Default"/>
              <w:keepNext/>
              <w:spacing w:line="360" w:lineRule="auto"/>
              <w:jc w:val="center"/>
            </w:pPr>
            <w:r>
              <w:rPr>
                <w:noProof/>
              </w:rPr>
              <w:drawing>
                <wp:inline distT="0" distB="0" distL="0" distR="0" wp14:anchorId="2E8E29D7" wp14:editId="545386B9">
                  <wp:extent cx="3611301" cy="6502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2377" cy="664814"/>
                          </a:xfrm>
                          <a:prstGeom prst="rect">
                            <a:avLst/>
                          </a:prstGeom>
                          <a:noFill/>
                          <a:ln>
                            <a:noFill/>
                          </a:ln>
                        </pic:spPr>
                      </pic:pic>
                    </a:graphicData>
                  </a:graphic>
                </wp:inline>
              </w:drawing>
            </w:r>
          </w:p>
          <w:p w14:paraId="3DFA4C96" w14:textId="1BFB88D8" w:rsidR="002B2AE1" w:rsidRPr="002C4881" w:rsidRDefault="002B2AE1" w:rsidP="002B2AE1">
            <w:pPr>
              <w:pStyle w:val="Caption"/>
              <w:jc w:val="center"/>
              <w:rPr>
                <w:rFonts w:ascii="Arial" w:hAnsi="Arial" w:cs="Arial"/>
              </w:rPr>
            </w:pPr>
            <w:bookmarkStart w:id="52" w:name="_Toc97826651"/>
            <w:r w:rsidRPr="002B2AE1">
              <w:rPr>
                <w:rFonts w:ascii="Arial" w:hAnsi="Arial" w:cs="Arial"/>
                <w:b/>
                <w:bCs/>
                <w:color w:val="auto"/>
                <w:sz w:val="20"/>
                <w:szCs w:val="20"/>
              </w:rPr>
              <w:t xml:space="preserve">Εικόνα </w:t>
            </w:r>
            <w:r w:rsidRPr="002B2AE1">
              <w:rPr>
                <w:rFonts w:ascii="Arial" w:hAnsi="Arial" w:cs="Arial"/>
                <w:b/>
                <w:bCs/>
                <w:color w:val="auto"/>
                <w:sz w:val="20"/>
                <w:szCs w:val="20"/>
              </w:rPr>
              <w:fldChar w:fldCharType="begin"/>
            </w:r>
            <w:r w:rsidRPr="002B2AE1">
              <w:rPr>
                <w:rFonts w:ascii="Arial" w:hAnsi="Arial" w:cs="Arial"/>
                <w:b/>
                <w:bCs/>
                <w:color w:val="auto"/>
                <w:sz w:val="20"/>
                <w:szCs w:val="20"/>
              </w:rPr>
              <w:instrText xml:space="preserve"> SEQ Εικόνα \* ARABIC </w:instrText>
            </w:r>
            <w:r w:rsidRPr="002B2AE1">
              <w:rPr>
                <w:rFonts w:ascii="Arial" w:hAnsi="Arial" w:cs="Arial"/>
                <w:b/>
                <w:bCs/>
                <w:color w:val="auto"/>
                <w:sz w:val="20"/>
                <w:szCs w:val="20"/>
              </w:rPr>
              <w:fldChar w:fldCharType="separate"/>
            </w:r>
            <w:r w:rsidR="00411767">
              <w:rPr>
                <w:rFonts w:ascii="Arial" w:hAnsi="Arial" w:cs="Arial"/>
                <w:b/>
                <w:bCs/>
                <w:noProof/>
                <w:color w:val="auto"/>
                <w:sz w:val="20"/>
                <w:szCs w:val="20"/>
              </w:rPr>
              <w:t>13</w:t>
            </w:r>
            <w:r w:rsidRPr="002B2AE1">
              <w:rPr>
                <w:rFonts w:ascii="Arial" w:hAnsi="Arial" w:cs="Arial"/>
                <w:b/>
                <w:bCs/>
                <w:color w:val="auto"/>
                <w:sz w:val="20"/>
                <w:szCs w:val="20"/>
              </w:rPr>
              <w:fldChar w:fldCharType="end"/>
            </w:r>
            <w:r w:rsidRPr="002C4881">
              <w:rPr>
                <w:rFonts w:ascii="Arial" w:hAnsi="Arial" w:cs="Arial"/>
                <w:b/>
                <w:bCs/>
                <w:color w:val="auto"/>
                <w:sz w:val="20"/>
                <w:szCs w:val="20"/>
              </w:rPr>
              <w:t>:</w:t>
            </w:r>
            <w:r w:rsidRPr="002C4881">
              <w:rPr>
                <w:rFonts w:ascii="Arial" w:hAnsi="Arial" w:cs="Arial"/>
                <w:color w:val="auto"/>
                <w:sz w:val="20"/>
                <w:szCs w:val="20"/>
              </w:rPr>
              <w:t xml:space="preserve"> </w:t>
            </w:r>
            <w:r w:rsidRPr="002B2AE1">
              <w:rPr>
                <w:rFonts w:ascii="Arial" w:hAnsi="Arial" w:cs="Arial"/>
                <w:color w:val="auto"/>
                <w:sz w:val="20"/>
                <w:szCs w:val="20"/>
              </w:rPr>
              <w:t xml:space="preserve">Λογότυπο της βιβλιοθήκης </w:t>
            </w:r>
            <w:r w:rsidRPr="002B2AE1">
              <w:rPr>
                <w:rFonts w:ascii="Arial" w:hAnsi="Arial" w:cs="Arial"/>
                <w:color w:val="auto"/>
                <w:sz w:val="20"/>
                <w:szCs w:val="20"/>
                <w:lang w:val="en-US"/>
              </w:rPr>
              <w:t>matplotlib</w:t>
            </w:r>
            <w:bookmarkEnd w:id="52"/>
          </w:p>
        </w:tc>
      </w:tr>
    </w:tbl>
    <w:p w14:paraId="761155C6" w14:textId="77777777" w:rsidR="002B2AE1" w:rsidRDefault="002B2AE1"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53" w:name="_Toc97826627"/>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53"/>
      <w:proofErr w:type="spellEnd"/>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 xml:space="preserve">να αλλάζει τον </w:t>
      </w:r>
      <w:r w:rsidR="007268D5">
        <w:rPr>
          <w:rFonts w:ascii="Arial" w:hAnsi="Arial" w:cs="Arial"/>
          <w:sz w:val="24"/>
          <w:szCs w:val="24"/>
        </w:rPr>
        <w:lastRenderedPageBreak/>
        <w:t>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54" w:name="_Toc97826628"/>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54"/>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5" w:name="_Toc97826629"/>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5"/>
    </w:p>
    <w:p w14:paraId="414EF6A1" w14:textId="4003AC9A" w:rsidR="00DB358C" w:rsidRPr="00014BFF" w:rsidRDefault="00D14239" w:rsidP="00014BFF">
      <w:pPr>
        <w:pStyle w:val="Default"/>
        <w:spacing w:line="360" w:lineRule="auto"/>
        <w:ind w:firstLine="227"/>
        <w:jc w:val="both"/>
      </w:pPr>
      <w:bookmarkStart w:id="56"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6"/>
      <w:r w:rsidR="008470FC">
        <w:t xml:space="preserve">εκπαίδευσης και παραγωγής μοντέλων Μηχανικής Μάθησης. Στα επόμενα </w:t>
      </w:r>
      <w:proofErr w:type="spellStart"/>
      <w:r w:rsidR="008470FC">
        <w:t>υποκεφάλαια</w:t>
      </w:r>
      <w:proofErr w:type="spellEnd"/>
      <w:r w:rsidR="008470FC">
        <w:t xml:space="preserve">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7" w:name="_Toc97826630"/>
      <w:r w:rsidRPr="00E17FE4">
        <w:rPr>
          <w:rFonts w:ascii="Arial" w:hAnsi="Arial" w:cs="Arial"/>
          <w:color w:val="auto"/>
        </w:rPr>
        <w:lastRenderedPageBreak/>
        <w:t xml:space="preserve">4.3.1 </w:t>
      </w:r>
      <w:r w:rsidRPr="002C3B89">
        <w:rPr>
          <w:rFonts w:ascii="Arial" w:hAnsi="Arial" w:cs="Arial"/>
          <w:color w:val="auto"/>
        </w:rPr>
        <w:t>Συλλογή των δεδομένων</w:t>
      </w:r>
      <w:bookmarkEnd w:id="57"/>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w:t>
      </w:r>
      <w:proofErr w:type="spellStart"/>
      <w:r w:rsidR="00CB130B">
        <w:t>συλλογιζόμενος</w:t>
      </w:r>
      <w:proofErr w:type="spellEnd"/>
      <w:r w:rsidR="00CB130B">
        <w:t xml:space="preserve">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proofErr w:type="spellStart"/>
      <w:r w:rsidR="001142C4" w:rsidRPr="00977A8E">
        <w:rPr>
          <w:rFonts w:ascii="Consolas" w:hAnsi="Consolas"/>
        </w:rPr>
        <w:t>human_pose_estimation_MediaPipe</w:t>
      </w:r>
      <w:proofErr w:type="spellEnd"/>
      <w:r w:rsidR="001142C4" w:rsidRPr="00977A8E">
        <w:rPr>
          <w:rFonts w:ascii="Consolas" w:hAnsi="Consolas"/>
        </w:rPr>
        <w:t>.</w:t>
      </w:r>
      <w:proofErr w:type="spellStart"/>
      <w:r w:rsidR="001142C4" w:rsidRPr="00977A8E">
        <w:rPr>
          <w:rFonts w:ascii="Consolas" w:hAnsi="Consolas"/>
          <w:lang w:val="en-US"/>
        </w:rPr>
        <w:t>py</w:t>
      </w:r>
      <w:proofErr w:type="spellEnd"/>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8" w:name="_MON_1708074359"/>
    <w:bookmarkEnd w:id="58"/>
    <w:p w14:paraId="558662CD" w14:textId="77777777" w:rsidR="004A04A6" w:rsidRDefault="004A04A6" w:rsidP="004A04A6">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184pt" o:ole="">
            <v:imagedata r:id="rId37" o:title="" cropbottom="6570f"/>
          </v:shape>
          <o:OLEObject Type="Embed" ProgID="Word.OpenDocumentText.12" ShapeID="_x0000_i1025" DrawAspect="Content" ObjectID="_1708448158" r:id="rId38"/>
        </w:object>
      </w:r>
    </w:p>
    <w:p w14:paraId="6127BB4C" w14:textId="0532294B" w:rsidR="00C84B12" w:rsidRPr="00C84B12" w:rsidRDefault="004A04A6" w:rsidP="00C84B12">
      <w:pPr>
        <w:pStyle w:val="Caption"/>
        <w:jc w:val="center"/>
        <w:rPr>
          <w:rFonts w:ascii="Arial" w:hAnsi="Arial" w:cs="Arial"/>
          <w:color w:val="auto"/>
          <w:sz w:val="20"/>
          <w:szCs w:val="20"/>
        </w:rPr>
      </w:pPr>
      <w:bookmarkStart w:id="59" w:name="_Toc97826652"/>
      <w:r w:rsidRPr="004A04A6">
        <w:rPr>
          <w:rFonts w:ascii="Arial" w:hAnsi="Arial" w:cs="Arial"/>
          <w:b/>
          <w:bCs/>
          <w:color w:val="auto"/>
          <w:sz w:val="20"/>
          <w:szCs w:val="20"/>
        </w:rPr>
        <w:t xml:space="preserve">Εικόνα </w:t>
      </w:r>
      <w:r w:rsidRPr="004A04A6">
        <w:rPr>
          <w:rFonts w:ascii="Arial" w:hAnsi="Arial" w:cs="Arial"/>
          <w:b/>
          <w:bCs/>
          <w:color w:val="auto"/>
          <w:sz w:val="20"/>
          <w:szCs w:val="20"/>
        </w:rPr>
        <w:fldChar w:fldCharType="begin"/>
      </w:r>
      <w:r w:rsidRPr="004A04A6">
        <w:rPr>
          <w:rFonts w:ascii="Arial" w:hAnsi="Arial" w:cs="Arial"/>
          <w:b/>
          <w:bCs/>
          <w:color w:val="auto"/>
          <w:sz w:val="20"/>
          <w:szCs w:val="20"/>
        </w:rPr>
        <w:instrText xml:space="preserve"> SEQ Εικόνα \* ARABIC </w:instrText>
      </w:r>
      <w:r w:rsidRPr="004A04A6">
        <w:rPr>
          <w:rFonts w:ascii="Arial" w:hAnsi="Arial" w:cs="Arial"/>
          <w:b/>
          <w:bCs/>
          <w:color w:val="auto"/>
          <w:sz w:val="20"/>
          <w:szCs w:val="20"/>
        </w:rPr>
        <w:fldChar w:fldCharType="separate"/>
      </w:r>
      <w:r w:rsidR="00411767">
        <w:rPr>
          <w:rFonts w:ascii="Arial" w:hAnsi="Arial" w:cs="Arial"/>
          <w:b/>
          <w:bCs/>
          <w:noProof/>
          <w:color w:val="auto"/>
          <w:sz w:val="20"/>
          <w:szCs w:val="20"/>
        </w:rPr>
        <w:t>14</w:t>
      </w:r>
      <w:r w:rsidRPr="004A04A6">
        <w:rPr>
          <w:rFonts w:ascii="Arial" w:hAnsi="Arial" w:cs="Arial"/>
          <w:b/>
          <w:bCs/>
          <w:color w:val="auto"/>
          <w:sz w:val="20"/>
          <w:szCs w:val="20"/>
        </w:rPr>
        <w:fldChar w:fldCharType="end"/>
      </w:r>
      <w:r w:rsidRPr="004A04A6">
        <w:rPr>
          <w:rFonts w:ascii="Arial" w:hAnsi="Arial" w:cs="Arial"/>
          <w:b/>
          <w:bCs/>
          <w:color w:val="auto"/>
          <w:sz w:val="20"/>
          <w:szCs w:val="20"/>
        </w:rPr>
        <w:t>:</w:t>
      </w:r>
      <w:r w:rsidRPr="004A04A6">
        <w:rPr>
          <w:rFonts w:ascii="Arial" w:hAnsi="Arial" w:cs="Arial"/>
          <w:color w:val="auto"/>
          <w:sz w:val="20"/>
          <w:szCs w:val="20"/>
        </w:rPr>
        <w:t xml:space="preserve"> Δημιουργία των </w:t>
      </w:r>
      <w:r w:rsidRPr="004A04A6">
        <w:rPr>
          <w:rFonts w:ascii="Arial" w:hAnsi="Arial" w:cs="Arial"/>
          <w:color w:val="auto"/>
          <w:sz w:val="20"/>
          <w:szCs w:val="20"/>
          <w:lang w:val="en-US"/>
        </w:rPr>
        <w:t>Excel</w:t>
      </w:r>
      <w:r w:rsidRPr="004A04A6">
        <w:rPr>
          <w:rFonts w:ascii="Arial" w:hAnsi="Arial" w:cs="Arial"/>
          <w:color w:val="auto"/>
          <w:sz w:val="20"/>
          <w:szCs w:val="20"/>
        </w:rPr>
        <w:t xml:space="preserve"> </w:t>
      </w:r>
      <w:r>
        <w:rPr>
          <w:rFonts w:ascii="Arial" w:hAnsi="Arial" w:cs="Arial"/>
          <w:color w:val="auto"/>
          <w:sz w:val="20"/>
          <w:szCs w:val="20"/>
        </w:rPr>
        <w:t>ό</w:t>
      </w:r>
      <w:r w:rsidRPr="004A04A6">
        <w:rPr>
          <w:rFonts w:ascii="Arial" w:hAnsi="Arial" w:cs="Arial"/>
          <w:color w:val="auto"/>
          <w:sz w:val="20"/>
          <w:szCs w:val="20"/>
        </w:rPr>
        <w:t>που θα</w:t>
      </w:r>
      <w:r>
        <w:rPr>
          <w:rFonts w:ascii="Arial" w:hAnsi="Arial" w:cs="Arial"/>
          <w:color w:val="auto"/>
          <w:sz w:val="20"/>
          <w:szCs w:val="20"/>
        </w:rPr>
        <w:t xml:space="preserve"> εκχωρηθούν </w:t>
      </w:r>
      <w:r w:rsidRPr="004A04A6">
        <w:rPr>
          <w:rFonts w:ascii="Arial" w:hAnsi="Arial" w:cs="Arial"/>
          <w:color w:val="auto"/>
          <w:sz w:val="20"/>
          <w:szCs w:val="20"/>
        </w:rPr>
        <w:t>οι συντεταγμένες</w:t>
      </w:r>
      <w:bookmarkEnd w:id="59"/>
    </w:p>
    <w:p w14:paraId="7F9C0AA6" w14:textId="28F8858A"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60" w:name="_MON_1708074873"/>
    <w:bookmarkEnd w:id="60"/>
    <w:p w14:paraId="708EEF12" w14:textId="77777777" w:rsidR="00A677AF" w:rsidRDefault="004A04A6" w:rsidP="00A677AF">
      <w:pPr>
        <w:pStyle w:val="Default"/>
        <w:keepNext/>
        <w:spacing w:line="360" w:lineRule="auto"/>
        <w:ind w:firstLine="227"/>
        <w:jc w:val="both"/>
      </w:pPr>
      <w:r>
        <w:object w:dxaOrig="9360" w:dyaOrig="2036" w14:anchorId="341CAFE1">
          <v:shape id="_x0000_i1026" type="#_x0000_t75" style="width:428pt;height:71pt" o:ole="">
            <v:imagedata r:id="rId39" o:title="" cropbottom="15233f"/>
          </v:shape>
          <o:OLEObject Type="Embed" ProgID="Word.OpenDocumentText.12" ShapeID="_x0000_i1026" DrawAspect="Content" ObjectID="_1708448159" r:id="rId40"/>
        </w:object>
      </w:r>
    </w:p>
    <w:p w14:paraId="09427912" w14:textId="20BC9698" w:rsidR="00273FB1" w:rsidRPr="00A677AF" w:rsidRDefault="00A677AF" w:rsidP="00A677AF">
      <w:pPr>
        <w:pStyle w:val="Caption"/>
        <w:jc w:val="center"/>
        <w:rPr>
          <w:rFonts w:ascii="Arial" w:hAnsi="Arial" w:cs="Arial"/>
        </w:rPr>
      </w:pPr>
      <w:bookmarkStart w:id="61" w:name="_Toc97826653"/>
      <w:r w:rsidRPr="00A677AF">
        <w:rPr>
          <w:rFonts w:ascii="Arial" w:hAnsi="Arial" w:cs="Arial"/>
          <w:b/>
          <w:bCs/>
          <w:color w:val="auto"/>
          <w:sz w:val="20"/>
          <w:szCs w:val="20"/>
        </w:rPr>
        <w:t xml:space="preserve">Εικόνα </w:t>
      </w:r>
      <w:r w:rsidRPr="00A677AF">
        <w:rPr>
          <w:rFonts w:ascii="Arial" w:hAnsi="Arial" w:cs="Arial"/>
          <w:b/>
          <w:bCs/>
          <w:color w:val="auto"/>
          <w:sz w:val="20"/>
          <w:szCs w:val="20"/>
        </w:rPr>
        <w:fldChar w:fldCharType="begin"/>
      </w:r>
      <w:r w:rsidRPr="00A677AF">
        <w:rPr>
          <w:rFonts w:ascii="Arial" w:hAnsi="Arial" w:cs="Arial"/>
          <w:b/>
          <w:bCs/>
          <w:color w:val="auto"/>
          <w:sz w:val="20"/>
          <w:szCs w:val="20"/>
        </w:rPr>
        <w:instrText xml:space="preserve"> SEQ Εικόνα \* ARABIC </w:instrText>
      </w:r>
      <w:r w:rsidRPr="00A677AF">
        <w:rPr>
          <w:rFonts w:ascii="Arial" w:hAnsi="Arial" w:cs="Arial"/>
          <w:b/>
          <w:bCs/>
          <w:color w:val="auto"/>
          <w:sz w:val="20"/>
          <w:szCs w:val="20"/>
        </w:rPr>
        <w:fldChar w:fldCharType="separate"/>
      </w:r>
      <w:r w:rsidR="00411767">
        <w:rPr>
          <w:rFonts w:ascii="Arial" w:hAnsi="Arial" w:cs="Arial"/>
          <w:b/>
          <w:bCs/>
          <w:noProof/>
          <w:color w:val="auto"/>
          <w:sz w:val="20"/>
          <w:szCs w:val="20"/>
        </w:rPr>
        <w:t>15</w:t>
      </w:r>
      <w:r w:rsidRPr="00A677AF">
        <w:rPr>
          <w:rFonts w:ascii="Arial" w:hAnsi="Arial" w:cs="Arial"/>
          <w:b/>
          <w:bCs/>
          <w:color w:val="auto"/>
          <w:sz w:val="20"/>
          <w:szCs w:val="20"/>
        </w:rPr>
        <w:fldChar w:fldCharType="end"/>
      </w:r>
      <w:r w:rsidRPr="00A677AF">
        <w:rPr>
          <w:rFonts w:ascii="Arial" w:hAnsi="Arial" w:cs="Arial"/>
          <w:b/>
          <w:bCs/>
          <w:color w:val="auto"/>
          <w:sz w:val="20"/>
          <w:szCs w:val="20"/>
        </w:rPr>
        <w:t>:</w:t>
      </w:r>
      <w:r w:rsidRPr="00A677AF">
        <w:rPr>
          <w:rFonts w:ascii="Arial" w:hAnsi="Arial" w:cs="Arial"/>
          <w:color w:val="auto"/>
          <w:sz w:val="20"/>
          <w:szCs w:val="20"/>
        </w:rPr>
        <w:t xml:space="preserve"> Μεταβλητές που περιέχουν το </w:t>
      </w:r>
      <w:r w:rsidRPr="00A677AF">
        <w:rPr>
          <w:rFonts w:ascii="Arial" w:hAnsi="Arial" w:cs="Arial"/>
          <w:color w:val="auto"/>
          <w:sz w:val="20"/>
          <w:szCs w:val="20"/>
          <w:lang w:val="en-US"/>
        </w:rPr>
        <w:t>path</w:t>
      </w:r>
      <w:r w:rsidRPr="00A677AF">
        <w:rPr>
          <w:rFonts w:ascii="Arial" w:hAnsi="Arial" w:cs="Arial"/>
          <w:color w:val="auto"/>
          <w:sz w:val="20"/>
          <w:szCs w:val="20"/>
        </w:rPr>
        <w:t xml:space="preserve"> των βίντεο</w:t>
      </w:r>
      <w:bookmarkEnd w:id="61"/>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sidRPr="00995F24">
        <w:rPr>
          <w:rFonts w:ascii="Consolas" w:hAnsi="Consolas"/>
          <w:lang w:val="en-US"/>
        </w:rPr>
        <w:t>multiple</w:t>
      </w:r>
      <w:r w:rsidRPr="00995F24">
        <w:rPr>
          <w:rFonts w:ascii="Consolas" w:hAnsi="Consolas"/>
        </w:rPr>
        <w:t>_</w:t>
      </w:r>
      <w:r w:rsidRPr="00995F24">
        <w:rPr>
          <w:rFonts w:ascii="Consolas" w:hAnsi="Consolas"/>
          <w:lang w:val="en-US"/>
        </w:rPr>
        <w:t>videos</w:t>
      </w:r>
      <w:r w:rsidRPr="00995F24">
        <w:rPr>
          <w:rFonts w:ascii="Consolas" w:hAnsi="Consolas"/>
        </w:rPr>
        <w:t>_</w:t>
      </w:r>
      <w:r w:rsidRPr="00995F24">
        <w:rPr>
          <w:rFonts w:ascii="Consolas" w:hAnsi="Consolas"/>
          <w:lang w:val="en-US"/>
        </w:rPr>
        <w:t>find</w:t>
      </w:r>
      <w:r w:rsidRPr="00995F24">
        <w:rPr>
          <w:rFonts w:ascii="Consolas" w:hAnsi="Consolas"/>
        </w:rPr>
        <w:t>_</w:t>
      </w:r>
      <w:r w:rsidRPr="00995F24">
        <w:rPr>
          <w:rFonts w:ascii="Consolas" w:hAnsi="Consolas"/>
          <w:lang w:val="en-US"/>
        </w:rPr>
        <w:t>landmarks</w:t>
      </w:r>
      <w:r w:rsidRPr="00995F24">
        <w:rPr>
          <w:rFonts w:ascii="Consolas" w:hAnsi="Consolas"/>
        </w:rPr>
        <w:t>_</w:t>
      </w:r>
      <w:r w:rsidRPr="00995F24">
        <w:rPr>
          <w:rFonts w:ascii="Consolas" w:hAnsi="Consolas"/>
          <w:lang w:val="en-US"/>
        </w:rPr>
        <w:t>human</w:t>
      </w:r>
      <w:r w:rsidRPr="00995F24">
        <w:rPr>
          <w:rFonts w:ascii="Consolas" w:hAnsi="Consolas"/>
        </w:rPr>
        <w:t>_</w:t>
      </w:r>
      <w:r w:rsidRPr="00995F24">
        <w:rPr>
          <w:rFonts w:ascii="Consolas" w:hAnsi="Consolas"/>
          <w:lang w:val="en-US"/>
        </w:rPr>
        <w:t>pose</w:t>
      </w:r>
      <w:r w:rsidRPr="00995F24">
        <w:rPr>
          <w:rFonts w:ascii="Consolas" w:hAnsi="Consolas"/>
        </w:rPr>
        <w:t>_</w:t>
      </w:r>
      <w:r w:rsidRPr="00995F24">
        <w:rPr>
          <w:rFonts w:ascii="Consolas" w:hAnsi="Consolas"/>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995F24">
        <w:rPr>
          <w:rFonts w:ascii="Consolas" w:hAnsi="Consolas"/>
          <w:lang w:val="en-US"/>
        </w:rPr>
        <w:t>single</w:t>
      </w:r>
      <w:r w:rsidR="00A846BA" w:rsidRPr="00995F24">
        <w:rPr>
          <w:rFonts w:ascii="Consolas" w:hAnsi="Consolas"/>
        </w:rPr>
        <w:t>_</w:t>
      </w:r>
      <w:r w:rsidR="00A846BA" w:rsidRPr="00995F24">
        <w:rPr>
          <w:rFonts w:ascii="Consolas" w:hAnsi="Consolas"/>
          <w:lang w:val="en-US"/>
        </w:rPr>
        <w:t>video</w:t>
      </w:r>
      <w:r w:rsidR="00A846BA" w:rsidRPr="00995F24">
        <w:rPr>
          <w:rFonts w:ascii="Consolas" w:hAnsi="Consolas"/>
        </w:rPr>
        <w:t>_</w:t>
      </w:r>
      <w:r w:rsidR="00A846BA" w:rsidRPr="00995F24">
        <w:rPr>
          <w:rFonts w:ascii="Consolas" w:hAnsi="Consolas"/>
          <w:lang w:val="en-US"/>
        </w:rPr>
        <w:t>find</w:t>
      </w:r>
      <w:r w:rsidR="00A846BA" w:rsidRPr="00995F24">
        <w:rPr>
          <w:rFonts w:ascii="Consolas" w:hAnsi="Consolas"/>
        </w:rPr>
        <w:t>_</w:t>
      </w:r>
      <w:r w:rsidR="00A846BA" w:rsidRPr="00995F24">
        <w:rPr>
          <w:rFonts w:ascii="Consolas" w:hAnsi="Consolas"/>
          <w:lang w:val="en-US"/>
        </w:rPr>
        <w:t>landmarks</w:t>
      </w:r>
      <w:r w:rsidR="00A846BA" w:rsidRPr="00995F24">
        <w:rPr>
          <w:rFonts w:ascii="Consolas" w:hAnsi="Consolas"/>
        </w:rPr>
        <w:t>_</w:t>
      </w:r>
      <w:r w:rsidR="00A846BA" w:rsidRPr="00995F24">
        <w:rPr>
          <w:rFonts w:ascii="Consolas" w:hAnsi="Consolas"/>
          <w:lang w:val="en-US"/>
        </w:rPr>
        <w:t>human</w:t>
      </w:r>
      <w:r w:rsidR="00A846BA" w:rsidRPr="00995F24">
        <w:rPr>
          <w:rFonts w:ascii="Consolas" w:hAnsi="Consolas"/>
        </w:rPr>
        <w:t>_</w:t>
      </w:r>
      <w:r w:rsidR="00A846BA" w:rsidRPr="00995F24">
        <w:rPr>
          <w:rFonts w:ascii="Consolas" w:hAnsi="Consolas"/>
          <w:lang w:val="en-US"/>
        </w:rPr>
        <w:t>pose</w:t>
      </w:r>
      <w:r w:rsidR="00A846BA" w:rsidRPr="00995F24">
        <w:rPr>
          <w:rFonts w:ascii="Consolas" w:hAnsi="Consolas"/>
        </w:rPr>
        <w:t>_</w:t>
      </w:r>
      <w:r w:rsidR="00A846BA" w:rsidRPr="00995F24">
        <w:rPr>
          <w:rFonts w:ascii="Consolas" w:hAnsi="Consolas"/>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62" w:name="_MON_1708075239"/>
    <w:bookmarkEnd w:id="62"/>
    <w:p w14:paraId="1667677E" w14:textId="0A0FC374" w:rsidR="00E705F9" w:rsidRDefault="00E705F9" w:rsidP="00E705F9">
      <w:pPr>
        <w:pStyle w:val="Default"/>
        <w:keepNext/>
        <w:spacing w:line="360" w:lineRule="auto"/>
        <w:ind w:firstLine="227"/>
        <w:jc w:val="both"/>
      </w:pPr>
      <w:r>
        <w:object w:dxaOrig="9360" w:dyaOrig="2036" w14:anchorId="2FE681A4">
          <v:shape id="_x0000_i1027" type="#_x0000_t75" style="width:433pt;height:73.5pt" o:ole="">
            <v:imagedata r:id="rId41" o:title="" cropbottom="14293f"/>
          </v:shape>
          <o:OLEObject Type="Embed" ProgID="Word.OpenDocumentText.12" ShapeID="_x0000_i1027" DrawAspect="Content" ObjectID="_1708448160" r:id="rId42"/>
        </w:object>
      </w:r>
    </w:p>
    <w:p w14:paraId="65A617A8" w14:textId="200BC9B2" w:rsidR="00220339" w:rsidRPr="00E705F9" w:rsidRDefault="00E705F9" w:rsidP="00E705F9">
      <w:pPr>
        <w:pStyle w:val="Caption"/>
        <w:jc w:val="center"/>
        <w:rPr>
          <w:rFonts w:ascii="Arial" w:hAnsi="Arial" w:cs="Arial"/>
          <w:color w:val="auto"/>
          <w:sz w:val="20"/>
          <w:szCs w:val="20"/>
        </w:rPr>
      </w:pPr>
      <w:bookmarkStart w:id="63" w:name="_Toc97826654"/>
      <w:r w:rsidRPr="00E705F9">
        <w:rPr>
          <w:rFonts w:ascii="Arial" w:hAnsi="Arial" w:cs="Arial"/>
          <w:b/>
          <w:bCs/>
          <w:color w:val="auto"/>
          <w:sz w:val="20"/>
          <w:szCs w:val="20"/>
        </w:rPr>
        <w:t xml:space="preserve">Εικόνα </w:t>
      </w:r>
      <w:r w:rsidRPr="00E705F9">
        <w:rPr>
          <w:rFonts w:ascii="Arial" w:hAnsi="Arial" w:cs="Arial"/>
          <w:b/>
          <w:bCs/>
          <w:color w:val="auto"/>
          <w:sz w:val="20"/>
          <w:szCs w:val="20"/>
        </w:rPr>
        <w:fldChar w:fldCharType="begin"/>
      </w:r>
      <w:r w:rsidRPr="00E705F9">
        <w:rPr>
          <w:rFonts w:ascii="Arial" w:hAnsi="Arial" w:cs="Arial"/>
          <w:b/>
          <w:bCs/>
          <w:color w:val="auto"/>
          <w:sz w:val="20"/>
          <w:szCs w:val="20"/>
        </w:rPr>
        <w:instrText xml:space="preserve"> SEQ Εικόνα \* ARABIC </w:instrText>
      </w:r>
      <w:r w:rsidRPr="00E705F9">
        <w:rPr>
          <w:rFonts w:ascii="Arial" w:hAnsi="Arial" w:cs="Arial"/>
          <w:b/>
          <w:bCs/>
          <w:color w:val="auto"/>
          <w:sz w:val="20"/>
          <w:szCs w:val="20"/>
        </w:rPr>
        <w:fldChar w:fldCharType="separate"/>
      </w:r>
      <w:r w:rsidR="00411767">
        <w:rPr>
          <w:rFonts w:ascii="Arial" w:hAnsi="Arial" w:cs="Arial"/>
          <w:b/>
          <w:bCs/>
          <w:noProof/>
          <w:color w:val="auto"/>
          <w:sz w:val="20"/>
          <w:szCs w:val="20"/>
        </w:rPr>
        <w:t>16</w:t>
      </w:r>
      <w:r w:rsidRPr="00E705F9">
        <w:rPr>
          <w:rFonts w:ascii="Arial" w:hAnsi="Arial" w:cs="Arial"/>
          <w:b/>
          <w:bCs/>
          <w:color w:val="auto"/>
          <w:sz w:val="20"/>
          <w:szCs w:val="20"/>
        </w:rPr>
        <w:fldChar w:fldCharType="end"/>
      </w:r>
      <w:r w:rsidRPr="00E705F9">
        <w:rPr>
          <w:rFonts w:ascii="Arial" w:hAnsi="Arial" w:cs="Arial"/>
          <w:b/>
          <w:bCs/>
          <w:color w:val="auto"/>
          <w:sz w:val="20"/>
          <w:szCs w:val="20"/>
        </w:rPr>
        <w:t>:</w:t>
      </w:r>
      <w:r w:rsidRPr="00E705F9">
        <w:rPr>
          <w:rFonts w:ascii="Arial" w:hAnsi="Arial" w:cs="Arial"/>
          <w:color w:val="auto"/>
          <w:sz w:val="20"/>
          <w:szCs w:val="20"/>
        </w:rPr>
        <w:t xml:space="preserve"> Συναρτήσεις για διαχείριση ενός και πολλών βίντεο</w:t>
      </w:r>
      <w:bookmarkEnd w:id="63"/>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w:t>
      </w:r>
      <w:r>
        <w:lastRenderedPageBreak/>
        <w:t>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64" w:name="_MON_1708076078"/>
    <w:bookmarkEnd w:id="64"/>
    <w:p w14:paraId="2859C69F" w14:textId="77777777" w:rsidR="006F023D" w:rsidRDefault="006F023D" w:rsidP="006F023D">
      <w:pPr>
        <w:pStyle w:val="Default"/>
        <w:keepNext/>
        <w:spacing w:line="360" w:lineRule="auto"/>
        <w:ind w:firstLine="227"/>
        <w:jc w:val="both"/>
      </w:pPr>
      <w:r>
        <w:object w:dxaOrig="9360" w:dyaOrig="6341" w14:anchorId="61018669">
          <v:shape id="_x0000_i1028" type="#_x0000_t75" style="width:422pt;height:265pt" o:ole="">
            <v:imagedata r:id="rId43" o:title="" cropbottom="4591f"/>
          </v:shape>
          <o:OLEObject Type="Embed" ProgID="Word.OpenDocumentText.12" ShapeID="_x0000_i1028" DrawAspect="Content" ObjectID="_1708448161" r:id="rId44"/>
        </w:object>
      </w:r>
    </w:p>
    <w:p w14:paraId="5A9F5917" w14:textId="3C353698" w:rsidR="00DF0359" w:rsidRPr="006F023D" w:rsidRDefault="006F023D" w:rsidP="006F023D">
      <w:pPr>
        <w:pStyle w:val="Caption"/>
        <w:jc w:val="center"/>
        <w:rPr>
          <w:rFonts w:ascii="Arial" w:hAnsi="Arial" w:cs="Arial"/>
          <w:color w:val="auto"/>
          <w:sz w:val="20"/>
          <w:szCs w:val="20"/>
        </w:rPr>
      </w:pPr>
      <w:bookmarkStart w:id="65" w:name="_Toc97826655"/>
      <w:r w:rsidRPr="006F023D">
        <w:rPr>
          <w:rFonts w:ascii="Arial" w:hAnsi="Arial" w:cs="Arial"/>
          <w:b/>
          <w:bCs/>
          <w:color w:val="auto"/>
          <w:sz w:val="20"/>
          <w:szCs w:val="20"/>
        </w:rPr>
        <w:t xml:space="preserve">Εικόνα </w:t>
      </w:r>
      <w:r w:rsidRPr="006F023D">
        <w:rPr>
          <w:rFonts w:ascii="Arial" w:hAnsi="Arial" w:cs="Arial"/>
          <w:b/>
          <w:bCs/>
          <w:color w:val="auto"/>
          <w:sz w:val="20"/>
          <w:szCs w:val="20"/>
        </w:rPr>
        <w:fldChar w:fldCharType="begin"/>
      </w:r>
      <w:r w:rsidRPr="006F023D">
        <w:rPr>
          <w:rFonts w:ascii="Arial" w:hAnsi="Arial" w:cs="Arial"/>
          <w:b/>
          <w:bCs/>
          <w:color w:val="auto"/>
          <w:sz w:val="20"/>
          <w:szCs w:val="20"/>
        </w:rPr>
        <w:instrText xml:space="preserve"> SEQ Εικόνα \* ARABIC </w:instrText>
      </w:r>
      <w:r w:rsidRPr="006F023D">
        <w:rPr>
          <w:rFonts w:ascii="Arial" w:hAnsi="Arial" w:cs="Arial"/>
          <w:b/>
          <w:bCs/>
          <w:color w:val="auto"/>
          <w:sz w:val="20"/>
          <w:szCs w:val="20"/>
        </w:rPr>
        <w:fldChar w:fldCharType="separate"/>
      </w:r>
      <w:r w:rsidR="00411767">
        <w:rPr>
          <w:rFonts w:ascii="Arial" w:hAnsi="Arial" w:cs="Arial"/>
          <w:b/>
          <w:bCs/>
          <w:noProof/>
          <w:color w:val="auto"/>
          <w:sz w:val="20"/>
          <w:szCs w:val="20"/>
        </w:rPr>
        <w:t>17</w:t>
      </w:r>
      <w:r w:rsidRPr="006F023D">
        <w:rPr>
          <w:rFonts w:ascii="Arial" w:hAnsi="Arial" w:cs="Arial"/>
          <w:b/>
          <w:bCs/>
          <w:color w:val="auto"/>
          <w:sz w:val="20"/>
          <w:szCs w:val="20"/>
        </w:rPr>
        <w:fldChar w:fldCharType="end"/>
      </w:r>
      <w:r w:rsidRPr="006F023D">
        <w:rPr>
          <w:rFonts w:ascii="Arial" w:hAnsi="Arial" w:cs="Arial"/>
          <w:b/>
          <w:bCs/>
          <w:color w:val="auto"/>
          <w:sz w:val="20"/>
          <w:szCs w:val="20"/>
        </w:rPr>
        <w:t>:</w:t>
      </w:r>
      <w:r w:rsidRPr="006F023D">
        <w:rPr>
          <w:rFonts w:ascii="Arial" w:hAnsi="Arial" w:cs="Arial"/>
          <w:color w:val="auto"/>
          <w:sz w:val="20"/>
          <w:szCs w:val="20"/>
        </w:rPr>
        <w:t xml:space="preserve"> Αποθήκευσ</w:t>
      </w:r>
      <w:r>
        <w:rPr>
          <w:rFonts w:ascii="Arial" w:hAnsi="Arial" w:cs="Arial"/>
          <w:color w:val="auto"/>
          <w:sz w:val="20"/>
          <w:szCs w:val="20"/>
        </w:rPr>
        <w:t>η</w:t>
      </w:r>
      <w:r w:rsidRPr="006F023D">
        <w:rPr>
          <w:rFonts w:ascii="Arial" w:hAnsi="Arial" w:cs="Arial"/>
          <w:color w:val="auto"/>
          <w:sz w:val="20"/>
          <w:szCs w:val="20"/>
        </w:rPr>
        <w:t xml:space="preserve"> των συντεταγμένων στα </w:t>
      </w:r>
      <w:r w:rsidRPr="006F023D">
        <w:rPr>
          <w:rFonts w:ascii="Arial" w:hAnsi="Arial" w:cs="Arial"/>
          <w:color w:val="auto"/>
          <w:sz w:val="20"/>
          <w:szCs w:val="20"/>
          <w:lang w:val="en-US"/>
        </w:rPr>
        <w:t>Excel</w:t>
      </w:r>
      <w:bookmarkEnd w:id="65"/>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66" w:name="_MON_1708076482"/>
    <w:bookmarkEnd w:id="66"/>
    <w:p w14:paraId="7CD3BCA7" w14:textId="77777777" w:rsidR="00B473E7" w:rsidRDefault="00B473E7" w:rsidP="00B473E7">
      <w:pPr>
        <w:pStyle w:val="Default"/>
        <w:keepNext/>
        <w:spacing w:line="360" w:lineRule="auto"/>
        <w:ind w:firstLine="227"/>
        <w:jc w:val="both"/>
      </w:pPr>
      <w:r>
        <w:object w:dxaOrig="9360" w:dyaOrig="1129" w14:anchorId="7AF05DC9">
          <v:shape id="_x0000_i1029" type="#_x0000_t75" style="width:421pt;height:31pt" o:ole="">
            <v:imagedata r:id="rId45" o:title="" cropbottom="25306f"/>
          </v:shape>
          <o:OLEObject Type="Embed" ProgID="Word.OpenDocumentText.12" ShapeID="_x0000_i1029" DrawAspect="Content" ObjectID="_1708448162" r:id="rId46"/>
        </w:object>
      </w:r>
    </w:p>
    <w:p w14:paraId="4F3A1C79" w14:textId="748F1698" w:rsidR="00F137A9" w:rsidRPr="001D6AB1" w:rsidRDefault="00B473E7" w:rsidP="00B473E7">
      <w:pPr>
        <w:pStyle w:val="Caption"/>
        <w:jc w:val="center"/>
        <w:rPr>
          <w:rFonts w:ascii="Arial" w:hAnsi="Arial" w:cs="Arial"/>
          <w:color w:val="auto"/>
          <w:sz w:val="20"/>
          <w:szCs w:val="20"/>
        </w:rPr>
      </w:pPr>
      <w:bookmarkStart w:id="67" w:name="_Toc97826656"/>
      <w:r w:rsidRPr="001D6AB1">
        <w:rPr>
          <w:rFonts w:ascii="Arial" w:hAnsi="Arial" w:cs="Arial"/>
          <w:b/>
          <w:bCs/>
          <w:color w:val="auto"/>
          <w:sz w:val="20"/>
          <w:szCs w:val="20"/>
        </w:rPr>
        <w:t xml:space="preserve">Εικόνα </w:t>
      </w:r>
      <w:r w:rsidRPr="001D6AB1">
        <w:rPr>
          <w:rFonts w:ascii="Arial" w:hAnsi="Arial" w:cs="Arial"/>
          <w:b/>
          <w:bCs/>
          <w:color w:val="auto"/>
          <w:sz w:val="20"/>
          <w:szCs w:val="20"/>
        </w:rPr>
        <w:fldChar w:fldCharType="begin"/>
      </w:r>
      <w:r w:rsidRPr="001D6AB1">
        <w:rPr>
          <w:rFonts w:ascii="Arial" w:hAnsi="Arial" w:cs="Arial"/>
          <w:b/>
          <w:bCs/>
          <w:color w:val="auto"/>
          <w:sz w:val="20"/>
          <w:szCs w:val="20"/>
        </w:rPr>
        <w:instrText xml:space="preserve"> SEQ Εικόνα \* ARABIC </w:instrText>
      </w:r>
      <w:r w:rsidRPr="001D6AB1">
        <w:rPr>
          <w:rFonts w:ascii="Arial" w:hAnsi="Arial" w:cs="Arial"/>
          <w:b/>
          <w:bCs/>
          <w:color w:val="auto"/>
          <w:sz w:val="20"/>
          <w:szCs w:val="20"/>
        </w:rPr>
        <w:fldChar w:fldCharType="separate"/>
      </w:r>
      <w:r w:rsidR="00411767">
        <w:rPr>
          <w:rFonts w:ascii="Arial" w:hAnsi="Arial" w:cs="Arial"/>
          <w:b/>
          <w:bCs/>
          <w:noProof/>
          <w:color w:val="auto"/>
          <w:sz w:val="20"/>
          <w:szCs w:val="20"/>
        </w:rPr>
        <w:t>18</w:t>
      </w:r>
      <w:r w:rsidRPr="001D6AB1">
        <w:rPr>
          <w:rFonts w:ascii="Arial" w:hAnsi="Arial" w:cs="Arial"/>
          <w:b/>
          <w:bCs/>
          <w:color w:val="auto"/>
          <w:sz w:val="20"/>
          <w:szCs w:val="20"/>
        </w:rPr>
        <w:fldChar w:fldCharType="end"/>
      </w:r>
      <w:r w:rsidRPr="001D6AB1">
        <w:rPr>
          <w:rFonts w:ascii="Arial" w:hAnsi="Arial" w:cs="Arial"/>
          <w:b/>
          <w:bCs/>
          <w:color w:val="auto"/>
          <w:sz w:val="20"/>
          <w:szCs w:val="20"/>
        </w:rPr>
        <w:t>:</w:t>
      </w:r>
      <w:r w:rsidRPr="001D6AB1">
        <w:rPr>
          <w:rFonts w:ascii="Arial" w:hAnsi="Arial" w:cs="Arial"/>
          <w:color w:val="auto"/>
          <w:sz w:val="20"/>
          <w:szCs w:val="20"/>
        </w:rPr>
        <w:t xml:space="preserve"> Έτοιμες συναρτήσεις της βιβλιοθήκης </w:t>
      </w:r>
      <w:r w:rsidRPr="001D6AB1">
        <w:rPr>
          <w:rFonts w:ascii="Arial" w:hAnsi="Arial" w:cs="Arial"/>
          <w:color w:val="auto"/>
          <w:sz w:val="20"/>
          <w:szCs w:val="20"/>
          <w:lang w:val="en-US"/>
        </w:rPr>
        <w:t>MediaPipe</w:t>
      </w:r>
      <w:r w:rsidRPr="001D6AB1">
        <w:rPr>
          <w:rFonts w:ascii="Arial" w:hAnsi="Arial" w:cs="Arial"/>
          <w:noProof/>
          <w:color w:val="auto"/>
          <w:sz w:val="20"/>
          <w:szCs w:val="20"/>
        </w:rPr>
        <w:t xml:space="preserve"> για το </w:t>
      </w:r>
      <w:r w:rsidRPr="001D6AB1">
        <w:rPr>
          <w:rFonts w:ascii="Arial" w:hAnsi="Arial" w:cs="Arial"/>
          <w:noProof/>
          <w:color w:val="auto"/>
          <w:sz w:val="20"/>
          <w:szCs w:val="20"/>
          <w:lang w:val="en-US"/>
        </w:rPr>
        <w:t>pose</w:t>
      </w:r>
      <w:r w:rsidRPr="001D6AB1">
        <w:rPr>
          <w:rFonts w:ascii="Arial" w:hAnsi="Arial" w:cs="Arial"/>
          <w:noProof/>
          <w:color w:val="auto"/>
          <w:sz w:val="20"/>
          <w:szCs w:val="20"/>
        </w:rPr>
        <w:t xml:space="preserve"> </w:t>
      </w:r>
      <w:r w:rsidRPr="001D6AB1">
        <w:rPr>
          <w:rFonts w:ascii="Arial" w:hAnsi="Arial" w:cs="Arial"/>
          <w:noProof/>
          <w:color w:val="auto"/>
          <w:sz w:val="20"/>
          <w:szCs w:val="20"/>
          <w:lang w:val="en-US"/>
        </w:rPr>
        <w:t>detection</w:t>
      </w:r>
      <w:bookmarkEnd w:id="67"/>
    </w:p>
    <w:p w14:paraId="7774B04F" w14:textId="77777777" w:rsidR="006742BA" w:rsidRDefault="006742BA" w:rsidP="007B3CEA">
      <w:pPr>
        <w:pStyle w:val="Heading3"/>
        <w:rPr>
          <w:rFonts w:ascii="Arial" w:hAnsi="Arial" w:cs="Arial"/>
          <w:color w:val="auto"/>
        </w:rPr>
      </w:pPr>
    </w:p>
    <w:p w14:paraId="30B5699E" w14:textId="28B9B580" w:rsidR="00D03CF0" w:rsidRPr="007B3CEA" w:rsidRDefault="007B3CEA" w:rsidP="007B3CEA">
      <w:pPr>
        <w:pStyle w:val="Heading3"/>
        <w:rPr>
          <w:rFonts w:ascii="Arial" w:hAnsi="Arial" w:cs="Arial"/>
          <w:color w:val="auto"/>
        </w:rPr>
      </w:pPr>
      <w:bookmarkStart w:id="68" w:name="_Toc97826631"/>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68"/>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xml:space="preserve">) ενώ άλλοι δύο φάκελοι περιέχουν τα βίντεο των αθλητών που θέλουν να βελτιστοποιήσουν την ελεύθερη βολή τους, άρα αυτοί οι φάκελοι </w:t>
      </w:r>
      <w:r>
        <w:lastRenderedPageBreak/>
        <w:t>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1D59E1A5" w14:textId="14DFF25C" w:rsidR="00736F35" w:rsidRPr="007F0FAB" w:rsidRDefault="008823D6" w:rsidP="00141216">
      <w:pPr>
        <w:pStyle w:val="Heading3"/>
        <w:rPr>
          <w:rFonts w:ascii="Arial" w:hAnsi="Arial" w:cs="Arial"/>
          <w:color w:val="auto"/>
        </w:rPr>
      </w:pPr>
      <w:bookmarkStart w:id="69" w:name="_Toc97826632"/>
      <w:r w:rsidRPr="007F0FAB">
        <w:rPr>
          <w:rFonts w:ascii="Arial" w:hAnsi="Arial" w:cs="Arial"/>
          <w:color w:val="auto"/>
        </w:rPr>
        <w:t xml:space="preserve">4.3.3 </w:t>
      </w:r>
      <w:r w:rsidR="00D86964" w:rsidRPr="008823D6">
        <w:rPr>
          <w:rFonts w:ascii="Arial" w:hAnsi="Arial" w:cs="Arial"/>
          <w:color w:val="auto"/>
        </w:rPr>
        <w:t>Επιλογή</w:t>
      </w:r>
      <w:r w:rsidR="00D86964" w:rsidRPr="007F0FAB">
        <w:rPr>
          <w:rFonts w:ascii="Arial" w:hAnsi="Arial" w:cs="Arial"/>
          <w:color w:val="auto"/>
        </w:rPr>
        <w:t xml:space="preserve"> </w:t>
      </w:r>
      <w:r w:rsidR="00D86964" w:rsidRPr="008823D6">
        <w:rPr>
          <w:rFonts w:ascii="Arial" w:hAnsi="Arial" w:cs="Arial"/>
          <w:color w:val="auto"/>
        </w:rPr>
        <w:t>αλγορίθμου</w:t>
      </w:r>
      <w:bookmarkEnd w:id="69"/>
      <w:r w:rsidR="00D86964" w:rsidRPr="007F0FAB">
        <w:rPr>
          <w:rFonts w:ascii="Arial" w:hAnsi="Arial" w:cs="Arial"/>
          <w:color w:val="auto"/>
        </w:rPr>
        <w:t xml:space="preserve"> </w:t>
      </w:r>
    </w:p>
    <w:p w14:paraId="7F893103" w14:textId="7B9E6E87" w:rsidR="00141216" w:rsidRPr="00995F24" w:rsidRDefault="009D464E" w:rsidP="00505D14">
      <w:pPr>
        <w:pStyle w:val="Default"/>
        <w:spacing w:line="360" w:lineRule="auto"/>
        <w:ind w:firstLine="227"/>
        <w:jc w:val="both"/>
      </w:pPr>
      <w:r>
        <w:t xml:space="preserve">Ο αλγόριθμος που θα χρησιμοποιηθεί στην εφαρμογή είναι ο </w:t>
      </w:r>
      <w:r>
        <w:rPr>
          <w:lang w:val="en-US"/>
        </w:rPr>
        <w:t>K</w:t>
      </w:r>
      <w:r w:rsidRPr="009D464E">
        <w:t>-</w:t>
      </w:r>
      <w:r>
        <w:rPr>
          <w:lang w:val="en-US"/>
        </w:rPr>
        <w:t>means</w:t>
      </w:r>
      <w:r>
        <w:t xml:space="preserve">. </w:t>
      </w:r>
      <w:r w:rsidR="007A43B6">
        <w:t xml:space="preserve">Ο συγκεκριμένος αλγόριθμος αναλύθηκε και προηγουμένως στο κεφάλαιο </w:t>
      </w:r>
      <w:r w:rsidR="007A43B6">
        <w:fldChar w:fldCharType="begin"/>
      </w:r>
      <w:r w:rsidR="007A43B6">
        <w:instrText xml:space="preserve"> REF _Ref97571962 \h </w:instrText>
      </w:r>
      <w:r w:rsidR="007A43B6">
        <w:fldChar w:fldCharType="separate"/>
      </w:r>
      <w:r w:rsidR="007A43B6">
        <w:t>3</w:t>
      </w:r>
      <w:r w:rsidR="007A43B6" w:rsidRPr="009D17D5">
        <w:t>.2 Μέθοδοι Μηχανικής Μάθησης</w:t>
      </w:r>
      <w:r w:rsidR="007A43B6">
        <w:fldChar w:fldCharType="end"/>
      </w:r>
      <w:r w:rsidR="007A43B6">
        <w:t xml:space="preserve">, είναι ένας αλγόριθμος που ανάλογα το πλήθος των συστάδων, ορίζονται αυθαίρετα ορισμένα κέντρα. Με βάση αυτά τα κέντρα χρησιμοποιούνται μετρικές απόστασης, όπως είναι η Ευκλείδεια απόσταση, ώστε να δημιουργηθούν οι επιθυμητές συστάδες. Χρησιμοποιείται ο αλγόριθμος </w:t>
      </w:r>
      <w:r w:rsidR="007A43B6">
        <w:rPr>
          <w:lang w:val="en-US"/>
        </w:rPr>
        <w:t>K</w:t>
      </w:r>
      <w:r w:rsidR="007A43B6" w:rsidRPr="007A43B6">
        <w:t>-</w:t>
      </w:r>
      <w:r w:rsidR="007A43B6">
        <w:rPr>
          <w:lang w:val="en-US"/>
        </w:rPr>
        <w:t>means</w:t>
      </w:r>
      <w:r w:rsidR="007A43B6" w:rsidRPr="007A43B6">
        <w:t xml:space="preserve"> </w:t>
      </w:r>
      <w:r w:rsidR="007A43B6">
        <w:t xml:space="preserve">διότι σχετικά με άλλους αλγορίθμους είναι προσαρμόσιμος σε μεγάλη μάζα δεδομένων και αυτό είναι ένα χαρακτηριστικό το οποίο απαιτεί η εφαρμογή καθώς </w:t>
      </w:r>
      <w:r w:rsidR="00505D14">
        <w:t xml:space="preserve">πρέπει να διαχειριστούμε ένα αρκετά μεγάλο πλήθος συντεταγμένων </w:t>
      </w:r>
      <w:r w:rsidR="00505D14">
        <w:rPr>
          <w:lang w:val="en-US"/>
        </w:rPr>
        <w:t>x</w:t>
      </w:r>
      <w:r w:rsidR="00505D14" w:rsidRPr="00505D14">
        <w:t xml:space="preserve"> </w:t>
      </w:r>
      <w:r w:rsidR="00505D14">
        <w:t xml:space="preserve">και </w:t>
      </w:r>
      <w:r w:rsidR="00505D14">
        <w:rPr>
          <w:lang w:val="en-US"/>
        </w:rPr>
        <w:t>y</w:t>
      </w:r>
      <w:r w:rsidR="00505D14" w:rsidRPr="00505D14">
        <w:t xml:space="preserve"> </w:t>
      </w:r>
      <w:r w:rsidR="00505D14">
        <w:t xml:space="preserve">του δεξιού ώμου, αγκώνα και καρπού. </w:t>
      </w:r>
      <w:r w:rsidR="003D036D">
        <w:t>Ένα ακόμη χαρακτηριστικό που με έκανε να επιλέξω τον συγκεκριμένο αλγόριθμο είναι η προσαρμοστικότητα του σε νέα δεδομένα</w:t>
      </w:r>
      <w:r w:rsidR="00995F24">
        <w:t xml:space="preserve">, καθώς με την χρήση της μεθόδου </w:t>
      </w:r>
      <w:r w:rsidR="00995F24">
        <w:rPr>
          <w:lang w:val="en-US"/>
        </w:rPr>
        <w:t>Elbow</w:t>
      </w:r>
      <w:r w:rsidR="00995F24" w:rsidRPr="00995F24">
        <w:t xml:space="preserve"> </w:t>
      </w:r>
      <w:r w:rsidR="00995F24">
        <w:t xml:space="preserve">και με το </w:t>
      </w:r>
      <w:r w:rsidR="00995F24">
        <w:rPr>
          <w:lang w:val="en-US"/>
        </w:rPr>
        <w:t>Silhouette</w:t>
      </w:r>
      <w:r w:rsidR="00995F24" w:rsidRPr="00995F24">
        <w:t xml:space="preserve"> </w:t>
      </w:r>
      <w:r w:rsidR="00995F24">
        <w:rPr>
          <w:lang w:val="en-US"/>
        </w:rPr>
        <w:t>score</w:t>
      </w:r>
      <w:r w:rsidR="00995F24">
        <w:t xml:space="preserve"> μπορούμε εύκολα κάθε φορά, να βρίσκουμε το πλήθος συστάδων</w:t>
      </w:r>
      <w:r w:rsidR="00995F24" w:rsidRPr="00995F24">
        <w:t xml:space="preserve"> </w:t>
      </w:r>
      <w:r w:rsidR="00995F24">
        <w:t xml:space="preserve">που θα μας </w:t>
      </w:r>
      <w:proofErr w:type="spellStart"/>
      <w:r w:rsidR="00995F24">
        <w:t>παράξουν</w:t>
      </w:r>
      <w:proofErr w:type="spellEnd"/>
      <w:r w:rsidR="00995F24">
        <w:t xml:space="preserve"> τα καλύτερα δυνατά αποτελέσματα ανάλογα με το σύνολο δεδομένων που έχουμε κάθε φορά.</w:t>
      </w:r>
    </w:p>
    <w:p w14:paraId="568CD5A2" w14:textId="5332A9B3" w:rsidR="007F0FAB" w:rsidRDefault="007F0FAB" w:rsidP="00505D14">
      <w:pPr>
        <w:pStyle w:val="Default"/>
        <w:spacing w:line="360" w:lineRule="auto"/>
        <w:ind w:firstLine="227"/>
        <w:jc w:val="both"/>
      </w:pPr>
    </w:p>
    <w:p w14:paraId="0C384437" w14:textId="77777777" w:rsidR="007F0FAB" w:rsidRPr="0048234C" w:rsidRDefault="007F0FAB" w:rsidP="007F0FAB">
      <w:pPr>
        <w:pStyle w:val="Heading3"/>
        <w:rPr>
          <w:rFonts w:ascii="Arial" w:hAnsi="Arial" w:cs="Arial"/>
          <w:color w:val="auto"/>
        </w:rPr>
      </w:pPr>
      <w:bookmarkStart w:id="70" w:name="_Toc97826633"/>
      <w:r w:rsidRPr="0048234C">
        <w:rPr>
          <w:rFonts w:ascii="Arial" w:hAnsi="Arial" w:cs="Arial"/>
          <w:color w:val="auto"/>
        </w:rPr>
        <w:t>4.3.4 Εκπαίδευση του μοντέλου</w:t>
      </w:r>
      <w:bookmarkEnd w:id="70"/>
    </w:p>
    <w:p w14:paraId="59A527AB" w14:textId="62DB4FC1" w:rsidR="007F0FAB" w:rsidRPr="007F0FAB" w:rsidRDefault="007F0FAB" w:rsidP="00505D14">
      <w:pPr>
        <w:pStyle w:val="Default"/>
        <w:spacing w:line="360" w:lineRule="auto"/>
        <w:ind w:firstLine="227"/>
        <w:jc w:val="both"/>
      </w:pPr>
      <w:r>
        <w:t xml:space="preserve">Για να εκπαιδευθεί το μοντέλο, του τροφοδοτούμε τα δεδομένα που έχουν συλλεχθεί στα </w:t>
      </w:r>
      <w:r>
        <w:rPr>
          <w:lang w:val="en-US"/>
        </w:rPr>
        <w:t>Excel</w:t>
      </w:r>
      <w:r>
        <w:t>.</w:t>
      </w:r>
      <w:r w:rsidRPr="007F0FAB">
        <w:t xml:space="preserve"> </w:t>
      </w:r>
      <w:r>
        <w:t xml:space="preserve">Συγκεκριμένα στην περίπτωση μας, </w:t>
      </w:r>
      <w:r w:rsidR="002A6608">
        <w:t xml:space="preserve">τροφοδοτούνται τα δεδομένα των αθλητών, προκειμένου να αναλυθούν με την μέθοδο της συσταδοποίησης, η κίνηση που διανύουν τα σημεία ενδιαφέροντος δηλαδή ο δεξιός ώμος, αγκώνας και καρπός του αθλητή. Παράγονται κατάλληλα διαγράμματα, προκειμένου να μπορέσουμε να δούμε τα αποτελέσματα της συσταδοποίησης. Παρακάτω φαίνεται </w:t>
      </w:r>
      <w:r w:rsidR="00D644E5">
        <w:rPr>
          <w:lang w:val="en-US"/>
        </w:rPr>
        <w:t>to</w:t>
      </w:r>
      <w:r w:rsidR="002A6608">
        <w:t xml:space="preserve"> σημείο του κώδικα που υλοποιεί την </w:t>
      </w:r>
      <w:proofErr w:type="spellStart"/>
      <w:r w:rsidR="002A6608">
        <w:t>συσταδοποίηση</w:t>
      </w:r>
      <w:proofErr w:type="spellEnd"/>
      <w:r w:rsidR="002A6608">
        <w:t>.</w:t>
      </w:r>
    </w:p>
    <w:p w14:paraId="3DDD0751" w14:textId="672CA33C" w:rsidR="007F0FAB" w:rsidRDefault="007F0FAB" w:rsidP="00505D14">
      <w:pPr>
        <w:pStyle w:val="Default"/>
        <w:spacing w:line="360" w:lineRule="auto"/>
        <w:ind w:firstLine="227"/>
        <w:jc w:val="both"/>
      </w:pPr>
    </w:p>
    <w:bookmarkStart w:id="71" w:name="_MON_1708280651"/>
    <w:bookmarkEnd w:id="71"/>
    <w:p w14:paraId="5FB77912" w14:textId="77777777" w:rsidR="001F3713" w:rsidRDefault="001F3713" w:rsidP="001F3713">
      <w:pPr>
        <w:pStyle w:val="Default"/>
        <w:keepNext/>
        <w:spacing w:line="360" w:lineRule="auto"/>
        <w:ind w:firstLine="227"/>
        <w:jc w:val="both"/>
      </w:pPr>
      <w:r>
        <w:object w:dxaOrig="9360" w:dyaOrig="4754" w14:anchorId="64EEA7FC">
          <v:shape id="_x0000_i1030" type="#_x0000_t75" style="width:425pt;height:206.5pt" o:ole="">
            <v:imagedata r:id="rId47" o:title="" cropbottom="5918f"/>
          </v:shape>
          <o:OLEObject Type="Embed" ProgID="Word.OpenDocumentText.12" ShapeID="_x0000_i1030" DrawAspect="Content" ObjectID="_1708448163" r:id="rId48"/>
        </w:object>
      </w:r>
    </w:p>
    <w:p w14:paraId="664E289D" w14:textId="1CB10F9B" w:rsidR="007F0FAB" w:rsidRPr="001F3713" w:rsidRDefault="001F3713" w:rsidP="001F3713">
      <w:pPr>
        <w:pStyle w:val="Caption"/>
        <w:jc w:val="center"/>
        <w:rPr>
          <w:rFonts w:ascii="Arial" w:hAnsi="Arial" w:cs="Arial"/>
          <w:color w:val="auto"/>
          <w:sz w:val="20"/>
          <w:szCs w:val="20"/>
        </w:rPr>
      </w:pPr>
      <w:bookmarkStart w:id="72" w:name="_Toc97826657"/>
      <w:r w:rsidRPr="001F3713">
        <w:rPr>
          <w:rFonts w:ascii="Arial" w:hAnsi="Arial" w:cs="Arial"/>
          <w:b/>
          <w:bCs/>
          <w:color w:val="auto"/>
          <w:sz w:val="20"/>
          <w:szCs w:val="20"/>
        </w:rPr>
        <w:t xml:space="preserve">Εικόνα </w:t>
      </w:r>
      <w:r w:rsidRPr="001F3713">
        <w:rPr>
          <w:rFonts w:ascii="Arial" w:hAnsi="Arial" w:cs="Arial"/>
          <w:b/>
          <w:bCs/>
          <w:color w:val="auto"/>
          <w:sz w:val="20"/>
          <w:szCs w:val="20"/>
        </w:rPr>
        <w:fldChar w:fldCharType="begin"/>
      </w:r>
      <w:r w:rsidRPr="001F3713">
        <w:rPr>
          <w:rFonts w:ascii="Arial" w:hAnsi="Arial" w:cs="Arial"/>
          <w:b/>
          <w:bCs/>
          <w:color w:val="auto"/>
          <w:sz w:val="20"/>
          <w:szCs w:val="20"/>
        </w:rPr>
        <w:instrText xml:space="preserve"> SEQ Εικόνα \* ARABIC </w:instrText>
      </w:r>
      <w:r w:rsidRPr="001F3713">
        <w:rPr>
          <w:rFonts w:ascii="Arial" w:hAnsi="Arial" w:cs="Arial"/>
          <w:b/>
          <w:bCs/>
          <w:color w:val="auto"/>
          <w:sz w:val="20"/>
          <w:szCs w:val="20"/>
        </w:rPr>
        <w:fldChar w:fldCharType="separate"/>
      </w:r>
      <w:r w:rsidR="00411767">
        <w:rPr>
          <w:rFonts w:ascii="Arial" w:hAnsi="Arial" w:cs="Arial"/>
          <w:b/>
          <w:bCs/>
          <w:noProof/>
          <w:color w:val="auto"/>
          <w:sz w:val="20"/>
          <w:szCs w:val="20"/>
        </w:rPr>
        <w:t>19</w:t>
      </w:r>
      <w:r w:rsidRPr="001F3713">
        <w:rPr>
          <w:rFonts w:ascii="Arial" w:hAnsi="Arial" w:cs="Arial"/>
          <w:b/>
          <w:bCs/>
          <w:color w:val="auto"/>
          <w:sz w:val="20"/>
          <w:szCs w:val="20"/>
        </w:rPr>
        <w:fldChar w:fldCharType="end"/>
      </w:r>
      <w:r w:rsidRPr="001F3713">
        <w:rPr>
          <w:rFonts w:ascii="Arial" w:hAnsi="Arial" w:cs="Arial"/>
          <w:b/>
          <w:bCs/>
          <w:color w:val="auto"/>
          <w:sz w:val="20"/>
          <w:szCs w:val="20"/>
        </w:rPr>
        <w:t>:</w:t>
      </w:r>
      <w:r w:rsidRPr="001F3713">
        <w:rPr>
          <w:rFonts w:ascii="Arial" w:hAnsi="Arial" w:cs="Arial"/>
          <w:color w:val="auto"/>
          <w:sz w:val="20"/>
          <w:szCs w:val="20"/>
        </w:rPr>
        <w:t xml:space="preserve"> Συνάρτηση που εφαρμόζει τον </w:t>
      </w:r>
      <w:r w:rsidRPr="001F3713">
        <w:rPr>
          <w:rFonts w:ascii="Arial" w:hAnsi="Arial" w:cs="Arial"/>
          <w:color w:val="auto"/>
          <w:sz w:val="20"/>
          <w:szCs w:val="20"/>
          <w:lang w:val="en-US"/>
        </w:rPr>
        <w:t>k</w:t>
      </w:r>
      <w:r w:rsidRPr="001F3713">
        <w:rPr>
          <w:rFonts w:ascii="Arial" w:hAnsi="Arial" w:cs="Arial"/>
          <w:color w:val="auto"/>
          <w:sz w:val="20"/>
          <w:szCs w:val="20"/>
        </w:rPr>
        <w:t>-</w:t>
      </w:r>
      <w:r w:rsidRPr="001F3713">
        <w:rPr>
          <w:rFonts w:ascii="Arial" w:hAnsi="Arial" w:cs="Arial"/>
          <w:color w:val="auto"/>
          <w:sz w:val="20"/>
          <w:szCs w:val="20"/>
          <w:lang w:val="en-US"/>
        </w:rPr>
        <w:t>means</w:t>
      </w:r>
      <w:bookmarkEnd w:id="72"/>
    </w:p>
    <w:p w14:paraId="3ED53973" w14:textId="4006B62D" w:rsidR="007F0FAB" w:rsidRDefault="00D644E5" w:rsidP="00D644E5">
      <w:pPr>
        <w:pStyle w:val="Default"/>
        <w:spacing w:line="360" w:lineRule="auto"/>
        <w:jc w:val="both"/>
      </w:pPr>
      <w:r>
        <w:t>Ο κώδικας που χρησιμοποιείται για να εκτυπωθούν τα διαγράμματα των βολών είναι ο ακόλουθος</w:t>
      </w:r>
      <w:r w:rsidR="00095DFD">
        <w:t>.</w:t>
      </w:r>
    </w:p>
    <w:p w14:paraId="242513D1" w14:textId="19D5054B" w:rsidR="00D644E5" w:rsidRDefault="00D644E5" w:rsidP="00D644E5">
      <w:pPr>
        <w:pStyle w:val="Default"/>
        <w:spacing w:line="360" w:lineRule="auto"/>
        <w:jc w:val="both"/>
      </w:pPr>
    </w:p>
    <w:bookmarkStart w:id="73" w:name="_MON_1708279045"/>
    <w:bookmarkEnd w:id="73"/>
    <w:p w14:paraId="693425ED" w14:textId="77777777" w:rsidR="006542F4" w:rsidRDefault="006542F4" w:rsidP="006542F4">
      <w:pPr>
        <w:pStyle w:val="Default"/>
        <w:keepNext/>
        <w:spacing w:line="360" w:lineRule="auto"/>
        <w:jc w:val="both"/>
      </w:pPr>
      <w:r>
        <w:object w:dxaOrig="9360" w:dyaOrig="4528" w14:anchorId="558958E0">
          <v:shape id="_x0000_i1031" type="#_x0000_t75" style="width:431pt;height:202pt" o:ole="">
            <v:imagedata r:id="rId49" o:title="" cropbottom="5904f"/>
          </v:shape>
          <o:OLEObject Type="Embed" ProgID="Word.OpenDocumentText.12" ShapeID="_x0000_i1031" DrawAspect="Content" ObjectID="_1708448164" r:id="rId50"/>
        </w:object>
      </w:r>
    </w:p>
    <w:p w14:paraId="1C38D8BA" w14:textId="7C936FBA" w:rsidR="00D644E5" w:rsidRPr="006542F4" w:rsidRDefault="006542F4" w:rsidP="006542F4">
      <w:pPr>
        <w:pStyle w:val="Caption"/>
        <w:jc w:val="center"/>
        <w:rPr>
          <w:rFonts w:ascii="Arial" w:hAnsi="Arial" w:cs="Arial"/>
          <w:color w:val="auto"/>
          <w:sz w:val="20"/>
          <w:szCs w:val="20"/>
        </w:rPr>
      </w:pPr>
      <w:bookmarkStart w:id="74" w:name="_Toc97826658"/>
      <w:r w:rsidRPr="006542F4">
        <w:rPr>
          <w:rFonts w:ascii="Arial" w:hAnsi="Arial" w:cs="Arial"/>
          <w:b/>
          <w:bCs/>
          <w:color w:val="auto"/>
          <w:sz w:val="20"/>
          <w:szCs w:val="20"/>
        </w:rPr>
        <w:t xml:space="preserve">Εικόνα </w:t>
      </w:r>
      <w:r w:rsidRPr="006542F4">
        <w:rPr>
          <w:rFonts w:ascii="Arial" w:hAnsi="Arial" w:cs="Arial"/>
          <w:b/>
          <w:bCs/>
          <w:color w:val="auto"/>
          <w:sz w:val="20"/>
          <w:szCs w:val="20"/>
        </w:rPr>
        <w:fldChar w:fldCharType="begin"/>
      </w:r>
      <w:r w:rsidRPr="006542F4">
        <w:rPr>
          <w:rFonts w:ascii="Arial" w:hAnsi="Arial" w:cs="Arial"/>
          <w:b/>
          <w:bCs/>
          <w:color w:val="auto"/>
          <w:sz w:val="20"/>
          <w:szCs w:val="20"/>
        </w:rPr>
        <w:instrText xml:space="preserve"> SEQ Εικόνα \* ARABIC </w:instrText>
      </w:r>
      <w:r w:rsidRPr="006542F4">
        <w:rPr>
          <w:rFonts w:ascii="Arial" w:hAnsi="Arial" w:cs="Arial"/>
          <w:b/>
          <w:bCs/>
          <w:color w:val="auto"/>
          <w:sz w:val="20"/>
          <w:szCs w:val="20"/>
        </w:rPr>
        <w:fldChar w:fldCharType="separate"/>
      </w:r>
      <w:r w:rsidR="00411767">
        <w:rPr>
          <w:rFonts w:ascii="Arial" w:hAnsi="Arial" w:cs="Arial"/>
          <w:b/>
          <w:bCs/>
          <w:noProof/>
          <w:color w:val="auto"/>
          <w:sz w:val="20"/>
          <w:szCs w:val="20"/>
        </w:rPr>
        <w:t>20</w:t>
      </w:r>
      <w:r w:rsidRPr="006542F4">
        <w:rPr>
          <w:rFonts w:ascii="Arial" w:hAnsi="Arial" w:cs="Arial"/>
          <w:b/>
          <w:bCs/>
          <w:color w:val="auto"/>
          <w:sz w:val="20"/>
          <w:szCs w:val="20"/>
        </w:rPr>
        <w:fldChar w:fldCharType="end"/>
      </w:r>
      <w:r w:rsidRPr="00D16FBE">
        <w:rPr>
          <w:rFonts w:ascii="Arial" w:hAnsi="Arial" w:cs="Arial"/>
          <w:b/>
          <w:bCs/>
          <w:color w:val="auto"/>
          <w:sz w:val="20"/>
          <w:szCs w:val="20"/>
        </w:rPr>
        <w:t>:</w:t>
      </w:r>
      <w:r w:rsidRPr="00D16FBE">
        <w:rPr>
          <w:rFonts w:ascii="Arial" w:hAnsi="Arial" w:cs="Arial"/>
          <w:color w:val="auto"/>
          <w:sz w:val="20"/>
          <w:szCs w:val="20"/>
        </w:rPr>
        <w:t xml:space="preserve"> </w:t>
      </w:r>
      <w:r w:rsidRPr="006542F4">
        <w:rPr>
          <w:rFonts w:ascii="Arial" w:hAnsi="Arial" w:cs="Arial"/>
          <w:color w:val="auto"/>
          <w:sz w:val="20"/>
          <w:szCs w:val="20"/>
        </w:rPr>
        <w:t>Συνάρτηση εκτύπωσης των συντεταγμένων</w:t>
      </w:r>
      <w:bookmarkEnd w:id="74"/>
    </w:p>
    <w:p w14:paraId="59A93904" w14:textId="77777777" w:rsidR="007F0FAB" w:rsidRPr="00505D14" w:rsidRDefault="007F0FAB" w:rsidP="00505D14">
      <w:pPr>
        <w:pStyle w:val="Default"/>
        <w:spacing w:line="360" w:lineRule="auto"/>
        <w:ind w:firstLine="227"/>
        <w:jc w:val="both"/>
      </w:pPr>
    </w:p>
    <w:p w14:paraId="46E82626" w14:textId="10CB26CC" w:rsidR="00AF3532" w:rsidRPr="0048234C" w:rsidRDefault="0048234C" w:rsidP="0048234C">
      <w:pPr>
        <w:pStyle w:val="Heading3"/>
        <w:rPr>
          <w:rFonts w:ascii="Arial" w:hAnsi="Arial" w:cs="Arial"/>
          <w:color w:val="auto"/>
        </w:rPr>
      </w:pPr>
      <w:bookmarkStart w:id="75" w:name="_Toc97826634"/>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75"/>
    </w:p>
    <w:p w14:paraId="63C43364" w14:textId="78F46867" w:rsidR="00DF439F" w:rsidRDefault="00BE77A6" w:rsidP="00DF439F">
      <w:pPr>
        <w:pStyle w:val="Default"/>
        <w:spacing w:line="360" w:lineRule="auto"/>
        <w:ind w:firstLine="227"/>
        <w:jc w:val="both"/>
      </w:pPr>
      <w:r>
        <w:t xml:space="preserve">Στην μη επιβλεπόμενη μάθηση, δεν μπορεί να ελεγχθεί η ακρίβεια του μοντέλου με τον ίδιο τρόπο που ελέγχεται στους αλγορίθμους ταξινόμησης. </w:t>
      </w:r>
      <w:r w:rsidR="00C609BD">
        <w:t>Με τους</w:t>
      </w:r>
      <w:r>
        <w:t xml:space="preserve"> αλγορίθμους </w:t>
      </w:r>
      <w:r w:rsidR="00C609BD">
        <w:t>μη επιβλεπόμενης μάθησης</w:t>
      </w:r>
      <w:r>
        <w:t xml:space="preserve">, πραγματοποιείται </w:t>
      </w:r>
      <w:proofErr w:type="spellStart"/>
      <w:r>
        <w:t>συσταδοποίηση</w:t>
      </w:r>
      <w:proofErr w:type="spellEnd"/>
      <w:r>
        <w:t xml:space="preserve">, δηλαδή εφαρμόζονται μετρικές απόστασης προκειμένου να δημιουργηθούν συστάδες μεταξύ των δεδομένων. </w:t>
      </w:r>
      <w:r w:rsidR="00CD67A5">
        <w:t xml:space="preserve">Στην συγκεκριμένη περίπτωση θα χρησιμοποιηθεί ο αλγόριθμος συσταδοποίησης </w:t>
      </w:r>
      <w:r w:rsidR="00CD67A5">
        <w:rPr>
          <w:lang w:val="en-US"/>
        </w:rPr>
        <w:t>K</w:t>
      </w:r>
      <w:r w:rsidR="00CD67A5" w:rsidRPr="00CD67A5">
        <w:t>-</w:t>
      </w:r>
      <w:r w:rsidR="00CD67A5">
        <w:rPr>
          <w:lang w:val="en-US"/>
        </w:rPr>
        <w:t>means</w:t>
      </w:r>
      <w:r w:rsidR="00CD67A5">
        <w:t xml:space="preserve">. Πρέπει να δοθεί μεγάλη </w:t>
      </w:r>
      <w:r w:rsidR="00CD67A5">
        <w:lastRenderedPageBreak/>
        <w:t xml:space="preserve">προσοχή στο πλήθος των συστάδων που θα επιλεχθεί, καθώς είναι ένα από τα σημαντικότερα σημεία τα οποία επηρεάζουν πολύ τα αποτελέσματα του αλγορίθμου αυτού. Για να μπορέσουμε να αξιολογήσουμε αν το πλήθος των συστάδων που έχει επιλεχθεί παράγει τα βέλτιστα αποτελέσματα, τότε θα χρησιμοποιηθεί </w:t>
      </w:r>
      <w:r w:rsidR="00CD67A5">
        <w:rPr>
          <w:lang w:val="en-US"/>
        </w:rPr>
        <w:t>o</w:t>
      </w:r>
      <w:r w:rsidR="00CD67A5" w:rsidRPr="00CD67A5">
        <w:t xml:space="preserve"> </w:t>
      </w:r>
      <w:r w:rsidR="00CD67A5">
        <w:t xml:space="preserve">συντελεστής </w:t>
      </w:r>
      <w:r w:rsidR="00CD67A5">
        <w:rPr>
          <w:lang w:val="en-US"/>
        </w:rPr>
        <w:t>Silhouette</w:t>
      </w:r>
      <w:r w:rsidR="00CD67A5" w:rsidRPr="00CD67A5">
        <w:t xml:space="preserve">. </w:t>
      </w:r>
      <w:r w:rsidR="00CD67A5">
        <w:t xml:space="preserve">Ο συντελεστής </w:t>
      </w:r>
      <w:r w:rsidR="00CD67A5">
        <w:rPr>
          <w:lang w:val="en-US"/>
        </w:rPr>
        <w:t>Silhouette</w:t>
      </w:r>
      <w:r w:rsidR="00CD67A5" w:rsidRPr="00CD67A5">
        <w:t xml:space="preserve"> </w:t>
      </w:r>
      <w:r w:rsidR="00CD67A5">
        <w:t xml:space="preserve">χρησιμοποιείται για να υπολογιστεί, πόσο καλά έχουν </w:t>
      </w:r>
      <w:proofErr w:type="spellStart"/>
      <w:r w:rsidR="00CD67A5">
        <w:t>συσταδοποιηθεί</w:t>
      </w:r>
      <w:proofErr w:type="spellEnd"/>
      <w:r w:rsidR="00CD67A5">
        <w:t xml:space="preserve"> τα δεδομένα με την χρήση μίας τεχνικής συσταδοποίησης [</w:t>
      </w:r>
      <w:r w:rsidR="00F152EC">
        <w:t>90</w:t>
      </w:r>
      <w:r w:rsidR="00CD67A5">
        <w:t>].</w:t>
      </w:r>
      <w:r w:rsidR="00574955">
        <w:t xml:space="preserve"> Τα αποτελέσματα του συντελεστή κυμαίνονται από 0 έως 1. Όσο το αποτ</w:t>
      </w:r>
      <w:r w:rsidR="000D6151">
        <w:t>έ</w:t>
      </w:r>
      <w:r w:rsidR="00574955">
        <w:t>λ</w:t>
      </w:r>
      <w:r w:rsidR="000D6151">
        <w:t>ε</w:t>
      </w:r>
      <w:r w:rsidR="00574955">
        <w:t xml:space="preserve">σμα </w:t>
      </w:r>
      <w:r w:rsidR="000D6151">
        <w:t>πλησιάζει το 1, τότε ο αλγόριθμος συσταδοποίησης έχει χωρίσει τα δεδομένα επαρκώς</w:t>
      </w:r>
      <w:r w:rsidR="00AD482C">
        <w:t xml:space="preserve"> αρκετά καλά. Αν το αποτέλεσμα του συντελεστή πλησιάζει το 0 τότε τα δεδομένα δεν έχουν χωριστεί καλά. Παρακάτω φαίνεται ο τρόπος με τον οποίο κωδικοποιείται και χρησιμοποιείται στην εφαρμογή ο συντελεστής </w:t>
      </w:r>
      <w:r w:rsidR="00AD482C">
        <w:rPr>
          <w:lang w:val="en-US"/>
        </w:rPr>
        <w:t>Silhouette</w:t>
      </w:r>
      <w:r w:rsidR="00AD482C" w:rsidRPr="00AD482C">
        <w:t>.</w:t>
      </w:r>
      <w:r w:rsidR="00616A54">
        <w:t xml:space="preserve"> </w:t>
      </w:r>
    </w:p>
    <w:p w14:paraId="1635C00E" w14:textId="2ECA6CBB" w:rsidR="00616A54" w:rsidRDefault="00616A54" w:rsidP="00DF439F">
      <w:pPr>
        <w:pStyle w:val="Default"/>
        <w:spacing w:line="360" w:lineRule="auto"/>
        <w:jc w:val="both"/>
      </w:pPr>
    </w:p>
    <w:bookmarkStart w:id="76" w:name="_MON_1708276932"/>
    <w:bookmarkEnd w:id="76"/>
    <w:p w14:paraId="27755709" w14:textId="77777777" w:rsidR="00D16FBE" w:rsidRDefault="00D16FBE" w:rsidP="00D16FBE">
      <w:pPr>
        <w:pStyle w:val="Default"/>
        <w:keepNext/>
        <w:spacing w:line="360" w:lineRule="auto"/>
      </w:pPr>
      <w:r>
        <w:object w:dxaOrig="9360" w:dyaOrig="4754" w14:anchorId="102837E3">
          <v:shape id="_x0000_i1032" type="#_x0000_t75" style="width:441.5pt;height:212.5pt" o:ole="">
            <v:imagedata r:id="rId51" o:title="" cropbottom="5508f"/>
          </v:shape>
          <o:OLEObject Type="Embed" ProgID="Word.OpenDocumentText.12" ShapeID="_x0000_i1032" DrawAspect="Content" ObjectID="_1708448165" r:id="rId52"/>
        </w:object>
      </w:r>
    </w:p>
    <w:p w14:paraId="26BA1FF8" w14:textId="4EF5CE3A" w:rsidR="00DF439F" w:rsidRPr="00D16FBE" w:rsidRDefault="00D16FBE" w:rsidP="00D16FBE">
      <w:pPr>
        <w:pStyle w:val="Caption"/>
        <w:jc w:val="center"/>
        <w:rPr>
          <w:rFonts w:ascii="Arial" w:hAnsi="Arial" w:cs="Arial"/>
          <w:color w:val="auto"/>
          <w:sz w:val="20"/>
          <w:szCs w:val="20"/>
        </w:rPr>
      </w:pPr>
      <w:bookmarkStart w:id="77" w:name="_Toc97826659"/>
      <w:r w:rsidRPr="00D16FBE">
        <w:rPr>
          <w:rFonts w:ascii="Arial" w:hAnsi="Arial" w:cs="Arial"/>
          <w:b/>
          <w:bCs/>
          <w:color w:val="auto"/>
          <w:sz w:val="20"/>
          <w:szCs w:val="20"/>
        </w:rPr>
        <w:t xml:space="preserve">Εικόνα </w:t>
      </w:r>
      <w:r w:rsidRPr="00D16FBE">
        <w:rPr>
          <w:rFonts w:ascii="Arial" w:hAnsi="Arial" w:cs="Arial"/>
          <w:b/>
          <w:bCs/>
          <w:color w:val="auto"/>
          <w:sz w:val="20"/>
          <w:szCs w:val="20"/>
        </w:rPr>
        <w:fldChar w:fldCharType="begin"/>
      </w:r>
      <w:r w:rsidRPr="00D16FBE">
        <w:rPr>
          <w:rFonts w:ascii="Arial" w:hAnsi="Arial" w:cs="Arial"/>
          <w:b/>
          <w:bCs/>
          <w:color w:val="auto"/>
          <w:sz w:val="20"/>
          <w:szCs w:val="20"/>
        </w:rPr>
        <w:instrText xml:space="preserve"> SEQ Εικόνα \* ARABIC </w:instrText>
      </w:r>
      <w:r w:rsidRPr="00D16FBE">
        <w:rPr>
          <w:rFonts w:ascii="Arial" w:hAnsi="Arial" w:cs="Arial"/>
          <w:b/>
          <w:bCs/>
          <w:color w:val="auto"/>
          <w:sz w:val="20"/>
          <w:szCs w:val="20"/>
        </w:rPr>
        <w:fldChar w:fldCharType="separate"/>
      </w:r>
      <w:r w:rsidR="00411767">
        <w:rPr>
          <w:rFonts w:ascii="Arial" w:hAnsi="Arial" w:cs="Arial"/>
          <w:b/>
          <w:bCs/>
          <w:noProof/>
          <w:color w:val="auto"/>
          <w:sz w:val="20"/>
          <w:szCs w:val="20"/>
        </w:rPr>
        <w:t>21</w:t>
      </w:r>
      <w:r w:rsidRPr="00D16FBE">
        <w:rPr>
          <w:rFonts w:ascii="Arial" w:hAnsi="Arial" w:cs="Arial"/>
          <w:b/>
          <w:bCs/>
          <w:color w:val="auto"/>
          <w:sz w:val="20"/>
          <w:szCs w:val="20"/>
        </w:rPr>
        <w:fldChar w:fldCharType="end"/>
      </w:r>
      <w:r w:rsidRPr="00D16FBE">
        <w:rPr>
          <w:rFonts w:ascii="Arial" w:hAnsi="Arial" w:cs="Arial"/>
          <w:b/>
          <w:bCs/>
          <w:color w:val="auto"/>
          <w:sz w:val="20"/>
          <w:szCs w:val="20"/>
        </w:rPr>
        <w:t>:</w:t>
      </w:r>
      <w:r w:rsidRPr="00D16FBE">
        <w:rPr>
          <w:rFonts w:ascii="Arial" w:hAnsi="Arial" w:cs="Arial"/>
          <w:color w:val="auto"/>
          <w:sz w:val="20"/>
          <w:szCs w:val="20"/>
        </w:rPr>
        <w:t xml:space="preserve"> Υπολογισμός του </w:t>
      </w:r>
      <w:r w:rsidRPr="00D16FBE">
        <w:rPr>
          <w:rFonts w:ascii="Arial" w:hAnsi="Arial" w:cs="Arial"/>
          <w:color w:val="auto"/>
          <w:sz w:val="20"/>
          <w:szCs w:val="20"/>
          <w:lang w:val="en-US"/>
        </w:rPr>
        <w:t>Silhouette</w:t>
      </w:r>
      <w:r w:rsidRPr="00411767">
        <w:rPr>
          <w:rFonts w:ascii="Arial" w:hAnsi="Arial" w:cs="Arial"/>
          <w:color w:val="auto"/>
          <w:sz w:val="20"/>
          <w:szCs w:val="20"/>
        </w:rPr>
        <w:t xml:space="preserve"> </w:t>
      </w:r>
      <w:r w:rsidRPr="00D16FBE">
        <w:rPr>
          <w:rFonts w:ascii="Arial" w:hAnsi="Arial" w:cs="Arial"/>
          <w:color w:val="auto"/>
          <w:sz w:val="20"/>
          <w:szCs w:val="20"/>
          <w:lang w:val="en-US"/>
        </w:rPr>
        <w:t>score</w:t>
      </w:r>
      <w:bookmarkEnd w:id="77"/>
    </w:p>
    <w:p w14:paraId="3CA8B23C" w14:textId="77777777" w:rsidR="00DF439F" w:rsidRDefault="00DF439F" w:rsidP="00616A54">
      <w:pPr>
        <w:pStyle w:val="Default"/>
        <w:spacing w:line="360" w:lineRule="auto"/>
        <w:ind w:firstLine="227"/>
        <w:jc w:val="both"/>
      </w:pPr>
    </w:p>
    <w:p w14:paraId="68C46656" w14:textId="6E3E9E85" w:rsidR="00616A54" w:rsidRPr="00616A54" w:rsidRDefault="00616A54" w:rsidP="00616A54">
      <w:pPr>
        <w:pStyle w:val="Heading3"/>
        <w:rPr>
          <w:rFonts w:ascii="Arial" w:hAnsi="Arial" w:cs="Arial"/>
          <w:color w:val="auto"/>
        </w:rPr>
      </w:pPr>
      <w:bookmarkStart w:id="78" w:name="_Toc97826635"/>
      <w:r w:rsidRPr="0048234C">
        <w:rPr>
          <w:rFonts w:ascii="Arial" w:hAnsi="Arial" w:cs="Arial"/>
          <w:color w:val="auto"/>
        </w:rPr>
        <w:t>4.3.6 Ρύθμιση απόδοσ</w:t>
      </w:r>
      <w:r w:rsidR="009E4FD5">
        <w:rPr>
          <w:rFonts w:ascii="Arial" w:hAnsi="Arial" w:cs="Arial"/>
          <w:color w:val="auto"/>
        </w:rPr>
        <w:t>η</w:t>
      </w:r>
      <w:r w:rsidRPr="0048234C">
        <w:rPr>
          <w:rFonts w:ascii="Arial" w:hAnsi="Arial" w:cs="Arial"/>
          <w:color w:val="auto"/>
        </w:rPr>
        <w:t>ς</w:t>
      </w:r>
      <w:bookmarkEnd w:id="78"/>
    </w:p>
    <w:p w14:paraId="1F353591" w14:textId="4EB0250C" w:rsidR="00616A54" w:rsidRPr="002726BE" w:rsidRDefault="00612D1C" w:rsidP="00616A54">
      <w:pPr>
        <w:pStyle w:val="Default"/>
        <w:spacing w:line="360" w:lineRule="auto"/>
        <w:ind w:firstLine="227"/>
        <w:jc w:val="both"/>
      </w:pPr>
      <w:r>
        <w:t xml:space="preserve">Ο πρώτος τρόπος με τον οποίο μπορούμε να αξιολογήσουμε την επίδοση του μοντέλου, είναι με την χρήση του συντελεστή </w:t>
      </w:r>
      <w:r>
        <w:rPr>
          <w:lang w:val="en-US"/>
        </w:rPr>
        <w:t>Silhouette</w:t>
      </w:r>
      <w:r w:rsidRPr="00612D1C">
        <w:t>.</w:t>
      </w:r>
      <w:r>
        <w:t xml:space="preserve"> Μπορούμε όμως βελτιώσουμε την απόδοση του μοντέλου με την χρήση ακόμα μία</w:t>
      </w:r>
      <w:r w:rsidR="00367DA3">
        <w:t>ς</w:t>
      </w:r>
      <w:r>
        <w:t xml:space="preserve"> μεθόδου που ονομάζεται μέθοδος </w:t>
      </w:r>
      <w:r>
        <w:rPr>
          <w:lang w:val="en-US"/>
        </w:rPr>
        <w:t>Elbow</w:t>
      </w:r>
      <w:r>
        <w:t xml:space="preserve"> (αγκώνας). </w:t>
      </w:r>
      <w:r w:rsidR="00367DA3">
        <w:t xml:space="preserve">Με την μέθοδο </w:t>
      </w:r>
      <w:r w:rsidR="00367DA3">
        <w:rPr>
          <w:lang w:val="en-US"/>
        </w:rPr>
        <w:t>Elbow</w:t>
      </w:r>
      <w:r w:rsidR="00367DA3" w:rsidRPr="00367DA3">
        <w:t xml:space="preserve"> </w:t>
      </w:r>
      <w:r w:rsidR="00367DA3">
        <w:t xml:space="preserve">ουσιαστικά προσπαθούμε αλλάζουμε το πλήθος τον συστάδων μεταξύ 1 έως 10 και για κάθε πλήθος συστάδων που επιλέγεται, υπολογίζεται το </w:t>
      </w:r>
      <w:r w:rsidR="00367DA3">
        <w:rPr>
          <w:lang w:val="en-US"/>
        </w:rPr>
        <w:t>WCSS</w:t>
      </w:r>
      <w:r w:rsidR="00367DA3" w:rsidRPr="00367DA3">
        <w:t xml:space="preserve"> (</w:t>
      </w:r>
      <w:r w:rsidR="00367DA3">
        <w:rPr>
          <w:lang w:val="en-US"/>
        </w:rPr>
        <w:t>Within</w:t>
      </w:r>
      <w:r w:rsidR="00367DA3" w:rsidRPr="00367DA3">
        <w:t>-</w:t>
      </w:r>
      <w:r w:rsidR="00367DA3">
        <w:rPr>
          <w:lang w:val="en-US"/>
        </w:rPr>
        <w:t>Cluster</w:t>
      </w:r>
      <w:r w:rsidR="00367DA3" w:rsidRPr="00367DA3">
        <w:t xml:space="preserve"> </w:t>
      </w:r>
      <w:r w:rsidR="00367DA3">
        <w:rPr>
          <w:lang w:val="en-US"/>
        </w:rPr>
        <w:t>Sum</w:t>
      </w:r>
      <w:r w:rsidR="00367DA3" w:rsidRPr="00367DA3">
        <w:t xml:space="preserve"> </w:t>
      </w:r>
      <w:r w:rsidR="00367DA3">
        <w:rPr>
          <w:lang w:val="en-US"/>
        </w:rPr>
        <w:t>of</w:t>
      </w:r>
      <w:r w:rsidR="00367DA3" w:rsidRPr="00367DA3">
        <w:t xml:space="preserve"> </w:t>
      </w:r>
      <w:r w:rsidR="00367DA3">
        <w:rPr>
          <w:lang w:val="en-US"/>
        </w:rPr>
        <w:t>Square</w:t>
      </w:r>
      <w:r w:rsidR="00367DA3" w:rsidRPr="00367DA3">
        <w:t>)</w:t>
      </w:r>
      <w:r w:rsidR="002726BE" w:rsidRPr="002726BE">
        <w:t xml:space="preserve"> [91]</w:t>
      </w:r>
      <w:r w:rsidR="00367DA3" w:rsidRPr="00367DA3">
        <w:t xml:space="preserve">. </w:t>
      </w:r>
      <w:r w:rsidR="00367DA3">
        <w:t xml:space="preserve">Το </w:t>
      </w:r>
      <w:r w:rsidR="00367DA3">
        <w:rPr>
          <w:lang w:val="en-US"/>
        </w:rPr>
        <w:t>WCSS</w:t>
      </w:r>
      <w:r w:rsidR="00367DA3" w:rsidRPr="00367DA3">
        <w:t xml:space="preserve"> </w:t>
      </w:r>
      <w:r w:rsidR="00367DA3">
        <w:t xml:space="preserve">είναι το τετραγωνισμένο άθροισμα των αποστάσεων </w:t>
      </w:r>
      <w:r w:rsidR="00367DA3">
        <w:lastRenderedPageBreak/>
        <w:t>μεταξύ κάθε σημείου με το κέντρο σε μία συστάδα.</w:t>
      </w:r>
      <w:r w:rsidR="008765CE">
        <w:t xml:space="preserve"> Όταν παρουσιάζουμε τα αποτελέσματα των αθροισμάτων, σχηματίζεται μια γραμμή η οποία κάποια στιγμή θα κάνει μία απότομη κλίση και θα σχηματίσει μία γωνία (</w:t>
      </w:r>
      <w:proofErr w:type="spellStart"/>
      <w:r w:rsidR="008765CE">
        <w:t>εξού</w:t>
      </w:r>
      <w:proofErr w:type="spellEnd"/>
      <w:r w:rsidR="008765CE">
        <w:t xml:space="preserve"> και αγκώνας</w:t>
      </w:r>
      <w:r w:rsidR="008765CE" w:rsidRPr="008765CE">
        <w:t>)</w:t>
      </w:r>
      <w:r w:rsidR="002726BE" w:rsidRPr="002726BE">
        <w:t xml:space="preserve"> [91]</w:t>
      </w:r>
      <w:r w:rsidR="008765CE">
        <w:t xml:space="preserve">. </w:t>
      </w:r>
    </w:p>
    <w:tbl>
      <w:tblPr>
        <w:tblStyle w:val="TableGrid"/>
        <w:tblW w:w="0" w:type="auto"/>
        <w:tblLook w:val="04A0" w:firstRow="1" w:lastRow="0" w:firstColumn="1" w:lastColumn="0" w:noHBand="0" w:noVBand="1"/>
      </w:tblPr>
      <w:tblGrid>
        <w:gridCol w:w="8732"/>
      </w:tblGrid>
      <w:tr w:rsidR="00812FDF" w:rsidRPr="00812FDF" w14:paraId="022A4152" w14:textId="77777777" w:rsidTr="00F85137">
        <w:tc>
          <w:tcPr>
            <w:tcW w:w="8732" w:type="dxa"/>
            <w:tcBorders>
              <w:top w:val="nil"/>
              <w:left w:val="nil"/>
              <w:bottom w:val="nil"/>
              <w:right w:val="nil"/>
            </w:tcBorders>
          </w:tcPr>
          <w:p w14:paraId="50729233" w14:textId="77777777" w:rsidR="00812FDF" w:rsidRDefault="00812FDF" w:rsidP="00812FDF">
            <w:pPr>
              <w:pStyle w:val="Default"/>
              <w:keepNext/>
              <w:spacing w:line="360" w:lineRule="auto"/>
              <w:jc w:val="center"/>
            </w:pPr>
            <w:r>
              <w:rPr>
                <w:noProof/>
              </w:rPr>
              <w:drawing>
                <wp:inline distT="0" distB="0" distL="0" distR="0" wp14:anchorId="2E41D050" wp14:editId="0A01FC6C">
                  <wp:extent cx="4305300" cy="282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8290" cy="2827524"/>
                          </a:xfrm>
                          <a:prstGeom prst="rect">
                            <a:avLst/>
                          </a:prstGeom>
                        </pic:spPr>
                      </pic:pic>
                    </a:graphicData>
                  </a:graphic>
                </wp:inline>
              </w:drawing>
            </w:r>
          </w:p>
          <w:p w14:paraId="0D72A4D5" w14:textId="2E08C6F9" w:rsidR="00812FDF" w:rsidRPr="002726BE" w:rsidRDefault="00812FDF" w:rsidP="00F85137">
            <w:pPr>
              <w:pStyle w:val="Caption"/>
              <w:jc w:val="center"/>
              <w:rPr>
                <w:rFonts w:ascii="Arial" w:hAnsi="Arial" w:cs="Arial"/>
                <w:color w:val="auto"/>
                <w:sz w:val="20"/>
                <w:szCs w:val="20"/>
              </w:rPr>
            </w:pPr>
            <w:bookmarkStart w:id="79" w:name="_Toc97826660"/>
            <w:r w:rsidRPr="00812FDF">
              <w:rPr>
                <w:rFonts w:ascii="Arial" w:hAnsi="Arial" w:cs="Arial"/>
                <w:b/>
                <w:bCs/>
                <w:color w:val="auto"/>
                <w:sz w:val="20"/>
                <w:szCs w:val="20"/>
              </w:rPr>
              <w:t xml:space="preserve">Εικόνα </w:t>
            </w:r>
            <w:r w:rsidRPr="00812FDF">
              <w:rPr>
                <w:rFonts w:ascii="Arial" w:hAnsi="Arial" w:cs="Arial"/>
                <w:b/>
                <w:bCs/>
                <w:color w:val="auto"/>
                <w:sz w:val="20"/>
                <w:szCs w:val="20"/>
              </w:rPr>
              <w:fldChar w:fldCharType="begin"/>
            </w:r>
            <w:r w:rsidRPr="00812FDF">
              <w:rPr>
                <w:rFonts w:ascii="Arial" w:hAnsi="Arial" w:cs="Arial"/>
                <w:b/>
                <w:bCs/>
                <w:color w:val="auto"/>
                <w:sz w:val="20"/>
                <w:szCs w:val="20"/>
              </w:rPr>
              <w:instrText xml:space="preserve"> SEQ Εικόνα \* ARABIC </w:instrText>
            </w:r>
            <w:r w:rsidRPr="00812FDF">
              <w:rPr>
                <w:rFonts w:ascii="Arial" w:hAnsi="Arial" w:cs="Arial"/>
                <w:b/>
                <w:bCs/>
                <w:color w:val="auto"/>
                <w:sz w:val="20"/>
                <w:szCs w:val="20"/>
              </w:rPr>
              <w:fldChar w:fldCharType="separate"/>
            </w:r>
            <w:r w:rsidR="00411767">
              <w:rPr>
                <w:rFonts w:ascii="Arial" w:hAnsi="Arial" w:cs="Arial"/>
                <w:b/>
                <w:bCs/>
                <w:noProof/>
                <w:color w:val="auto"/>
                <w:sz w:val="20"/>
                <w:szCs w:val="20"/>
              </w:rPr>
              <w:t>22</w:t>
            </w:r>
            <w:r w:rsidRPr="00812FDF">
              <w:rPr>
                <w:rFonts w:ascii="Arial" w:hAnsi="Arial" w:cs="Arial"/>
                <w:b/>
                <w:bCs/>
                <w:color w:val="auto"/>
                <w:sz w:val="20"/>
                <w:szCs w:val="20"/>
              </w:rPr>
              <w:fldChar w:fldCharType="end"/>
            </w:r>
            <w:r w:rsidRPr="00812FDF">
              <w:rPr>
                <w:rFonts w:ascii="Arial" w:hAnsi="Arial" w:cs="Arial"/>
                <w:b/>
                <w:bCs/>
                <w:color w:val="auto"/>
                <w:sz w:val="20"/>
                <w:szCs w:val="20"/>
              </w:rPr>
              <w:t xml:space="preserve">: </w:t>
            </w:r>
            <w:r w:rsidRPr="00812FDF">
              <w:rPr>
                <w:rFonts w:ascii="Arial" w:hAnsi="Arial" w:cs="Arial"/>
                <w:color w:val="auto"/>
                <w:sz w:val="20"/>
                <w:szCs w:val="20"/>
              </w:rPr>
              <w:t xml:space="preserve">Παράδειγμα αποτελεσμάτων της μεθόδου </w:t>
            </w:r>
            <w:r w:rsidRPr="00812FDF">
              <w:rPr>
                <w:rFonts w:ascii="Arial" w:hAnsi="Arial" w:cs="Arial"/>
                <w:color w:val="auto"/>
                <w:sz w:val="20"/>
                <w:szCs w:val="20"/>
                <w:lang w:val="en-US"/>
              </w:rPr>
              <w:t>Elbow</w:t>
            </w:r>
            <w:r w:rsidR="002726BE" w:rsidRPr="002726BE">
              <w:rPr>
                <w:rFonts w:ascii="Arial" w:hAnsi="Arial" w:cs="Arial"/>
                <w:color w:val="auto"/>
                <w:sz w:val="20"/>
                <w:szCs w:val="20"/>
              </w:rPr>
              <w:t xml:space="preserve"> [91]</w:t>
            </w:r>
            <w:bookmarkEnd w:id="79"/>
          </w:p>
        </w:tc>
      </w:tr>
    </w:tbl>
    <w:p w14:paraId="60956822" w14:textId="77777777" w:rsidR="00812FDF" w:rsidRPr="00812FDF" w:rsidRDefault="00812FDF" w:rsidP="00616A54">
      <w:pPr>
        <w:pStyle w:val="Default"/>
        <w:spacing w:line="360" w:lineRule="auto"/>
        <w:ind w:firstLine="227"/>
        <w:jc w:val="both"/>
      </w:pPr>
    </w:p>
    <w:p w14:paraId="3CC56DEE" w14:textId="2309F8B7" w:rsidR="00616A54" w:rsidRDefault="00204FEB" w:rsidP="00616A54">
      <w:pPr>
        <w:pStyle w:val="Default"/>
        <w:spacing w:line="360" w:lineRule="auto"/>
        <w:ind w:firstLine="227"/>
        <w:jc w:val="both"/>
      </w:pPr>
      <w:r>
        <w:t xml:space="preserve">Στο σημείο που θα υπάρξει απότομη αλλαγή στα αποτελέσματα των αθροισμάτων, εκεί θα είναι και αριθμός των συστάδων που βελτιστοποιούν τα αποτελέσματα για το σύνολο δεδομένων μας. Παρακάτω φαίνεται ο τρόπος με τον οποίο κωδικοποιείται και χρησιμοποιείται η μέθοδος </w:t>
      </w:r>
      <w:r>
        <w:rPr>
          <w:lang w:val="en-US"/>
        </w:rPr>
        <w:t>Elbow</w:t>
      </w:r>
      <w:r w:rsidRPr="00204FEB">
        <w:t xml:space="preserve"> </w:t>
      </w:r>
      <w:r>
        <w:t>στην εφαρμογή.</w:t>
      </w:r>
    </w:p>
    <w:p w14:paraId="50974358" w14:textId="77777777" w:rsidR="00C771A5" w:rsidRDefault="00C771A5" w:rsidP="00616A54">
      <w:pPr>
        <w:pStyle w:val="Default"/>
        <w:spacing w:line="360" w:lineRule="auto"/>
        <w:ind w:firstLine="227"/>
        <w:jc w:val="both"/>
      </w:pPr>
    </w:p>
    <w:bookmarkStart w:id="80" w:name="_MON_1708276644"/>
    <w:bookmarkEnd w:id="80"/>
    <w:p w14:paraId="377564F9" w14:textId="77777777" w:rsidR="00411767" w:rsidRDefault="00411767" w:rsidP="00411767">
      <w:pPr>
        <w:pStyle w:val="Default"/>
        <w:keepNext/>
        <w:spacing w:line="360" w:lineRule="auto"/>
        <w:ind w:firstLine="227"/>
      </w:pPr>
      <w:r>
        <w:object w:dxaOrig="9360" w:dyaOrig="3169" w14:anchorId="0E09C101">
          <v:shape id="_x0000_i1033" type="#_x0000_t75" style="width:413.5pt;height:137pt" o:ole="">
            <v:imagedata r:id="rId54" o:title="" cropbottom="8890f"/>
          </v:shape>
          <o:OLEObject Type="Embed" ProgID="Word.OpenDocumentText.12" ShapeID="_x0000_i1033" DrawAspect="Content" ObjectID="_1708448166" r:id="rId55"/>
        </w:object>
      </w:r>
    </w:p>
    <w:p w14:paraId="7AC904C5" w14:textId="3BC7B3D5" w:rsidR="00616A54" w:rsidRPr="00411767" w:rsidRDefault="00411767" w:rsidP="00411767">
      <w:pPr>
        <w:pStyle w:val="Caption"/>
        <w:jc w:val="center"/>
        <w:rPr>
          <w:rFonts w:ascii="Arial" w:hAnsi="Arial" w:cs="Arial"/>
          <w:color w:val="auto"/>
          <w:sz w:val="20"/>
          <w:szCs w:val="20"/>
        </w:rPr>
      </w:pPr>
      <w:bookmarkStart w:id="81" w:name="_Toc97826661"/>
      <w:r w:rsidRPr="00411767">
        <w:rPr>
          <w:rFonts w:ascii="Arial" w:hAnsi="Arial" w:cs="Arial"/>
          <w:b/>
          <w:bCs/>
          <w:color w:val="auto"/>
          <w:sz w:val="20"/>
          <w:szCs w:val="20"/>
        </w:rPr>
        <w:t xml:space="preserve">Εικόνα </w:t>
      </w:r>
      <w:r w:rsidRPr="00411767">
        <w:rPr>
          <w:rFonts w:ascii="Arial" w:hAnsi="Arial" w:cs="Arial"/>
          <w:b/>
          <w:bCs/>
          <w:color w:val="auto"/>
          <w:sz w:val="20"/>
          <w:szCs w:val="20"/>
        </w:rPr>
        <w:fldChar w:fldCharType="begin"/>
      </w:r>
      <w:r w:rsidRPr="00411767">
        <w:rPr>
          <w:rFonts w:ascii="Arial" w:hAnsi="Arial" w:cs="Arial"/>
          <w:b/>
          <w:bCs/>
          <w:color w:val="auto"/>
          <w:sz w:val="20"/>
          <w:szCs w:val="20"/>
        </w:rPr>
        <w:instrText xml:space="preserve"> SEQ Εικόνα \* ARABIC </w:instrText>
      </w:r>
      <w:r w:rsidRPr="00411767">
        <w:rPr>
          <w:rFonts w:ascii="Arial" w:hAnsi="Arial" w:cs="Arial"/>
          <w:b/>
          <w:bCs/>
          <w:color w:val="auto"/>
          <w:sz w:val="20"/>
          <w:szCs w:val="20"/>
        </w:rPr>
        <w:fldChar w:fldCharType="separate"/>
      </w:r>
      <w:r w:rsidRPr="00411767">
        <w:rPr>
          <w:rFonts w:ascii="Arial" w:hAnsi="Arial" w:cs="Arial"/>
          <w:b/>
          <w:bCs/>
          <w:noProof/>
          <w:color w:val="auto"/>
          <w:sz w:val="20"/>
          <w:szCs w:val="20"/>
        </w:rPr>
        <w:t>23</w:t>
      </w:r>
      <w:r w:rsidRPr="00411767">
        <w:rPr>
          <w:rFonts w:ascii="Arial" w:hAnsi="Arial" w:cs="Arial"/>
          <w:b/>
          <w:bCs/>
          <w:color w:val="auto"/>
          <w:sz w:val="20"/>
          <w:szCs w:val="20"/>
        </w:rPr>
        <w:fldChar w:fldCharType="end"/>
      </w:r>
      <w:r w:rsidRPr="00D20AE5">
        <w:rPr>
          <w:rFonts w:ascii="Arial" w:hAnsi="Arial" w:cs="Arial"/>
          <w:b/>
          <w:bCs/>
          <w:color w:val="auto"/>
          <w:sz w:val="20"/>
          <w:szCs w:val="20"/>
        </w:rPr>
        <w:t>:</w:t>
      </w:r>
      <w:r w:rsidRPr="00D20AE5">
        <w:rPr>
          <w:rFonts w:ascii="Arial" w:hAnsi="Arial" w:cs="Arial"/>
          <w:color w:val="auto"/>
          <w:sz w:val="20"/>
          <w:szCs w:val="20"/>
        </w:rPr>
        <w:t xml:space="preserve"> </w:t>
      </w:r>
      <w:r w:rsidRPr="00411767">
        <w:rPr>
          <w:rFonts w:ascii="Arial" w:hAnsi="Arial" w:cs="Arial"/>
          <w:color w:val="auto"/>
          <w:sz w:val="20"/>
          <w:szCs w:val="20"/>
        </w:rPr>
        <w:t xml:space="preserve">Υλοποίηση της μεθόδου </w:t>
      </w:r>
      <w:r w:rsidRPr="00411767">
        <w:rPr>
          <w:rFonts w:ascii="Arial" w:hAnsi="Arial" w:cs="Arial"/>
          <w:color w:val="auto"/>
          <w:sz w:val="20"/>
          <w:szCs w:val="20"/>
          <w:lang w:val="en-US"/>
        </w:rPr>
        <w:t>Elbow</w:t>
      </w:r>
      <w:bookmarkEnd w:id="81"/>
    </w:p>
    <w:p w14:paraId="6B8BB9B5" w14:textId="77777777" w:rsidR="00623444" w:rsidRPr="00623444" w:rsidRDefault="00623444" w:rsidP="00AF3532">
      <w:pPr>
        <w:pStyle w:val="Default"/>
        <w:spacing w:line="360" w:lineRule="auto"/>
        <w:jc w:val="both"/>
      </w:pPr>
    </w:p>
    <w:p w14:paraId="02BA0483" w14:textId="4072C159" w:rsidR="00DD4403" w:rsidRPr="0048234C" w:rsidRDefault="0048234C" w:rsidP="0048234C">
      <w:pPr>
        <w:pStyle w:val="Heading3"/>
        <w:rPr>
          <w:rFonts w:ascii="Arial" w:hAnsi="Arial" w:cs="Arial"/>
          <w:color w:val="auto"/>
        </w:rPr>
      </w:pPr>
      <w:bookmarkStart w:id="82" w:name="_Toc97826636"/>
      <w:r>
        <w:rPr>
          <w:rFonts w:ascii="Arial" w:hAnsi="Arial" w:cs="Arial"/>
          <w:color w:val="auto"/>
        </w:rPr>
        <w:t xml:space="preserve">4.3.7 </w:t>
      </w:r>
      <w:r w:rsidR="00AF3532" w:rsidRPr="0048234C">
        <w:rPr>
          <w:rFonts w:ascii="Arial" w:hAnsi="Arial" w:cs="Arial"/>
          <w:color w:val="auto"/>
        </w:rPr>
        <w:t xml:space="preserve">Παραγωγή </w:t>
      </w:r>
      <w:r w:rsidR="00D53324">
        <w:rPr>
          <w:rFonts w:ascii="Arial" w:hAnsi="Arial" w:cs="Arial"/>
          <w:color w:val="auto"/>
        </w:rPr>
        <w:t>αποτελεσμάτων</w:t>
      </w:r>
      <w:bookmarkEnd w:id="82"/>
    </w:p>
    <w:p w14:paraId="390BED57" w14:textId="10D68721" w:rsidR="009F0985" w:rsidRDefault="000F2093" w:rsidP="005C01C9">
      <w:pPr>
        <w:spacing w:after="0" w:line="360" w:lineRule="auto"/>
        <w:ind w:firstLine="227"/>
        <w:jc w:val="both"/>
        <w:rPr>
          <w:rFonts w:ascii="Arial" w:hAnsi="Arial" w:cs="Arial"/>
          <w:sz w:val="24"/>
          <w:szCs w:val="24"/>
        </w:rPr>
      </w:pPr>
      <w:r>
        <w:rPr>
          <w:rFonts w:ascii="Arial" w:hAnsi="Arial" w:cs="Arial"/>
          <w:sz w:val="24"/>
          <w:szCs w:val="24"/>
        </w:rPr>
        <w:t xml:space="preserve">Το πρόγραμμα που χρησιμοποιεί τον αλγόριθμο μη επιβλεπόμενης μάθησης είναι το </w:t>
      </w:r>
      <w:r w:rsidRPr="0031283A">
        <w:rPr>
          <w:rFonts w:ascii="Consolas" w:hAnsi="Consolas" w:cs="Arial"/>
          <w:sz w:val="24"/>
          <w:szCs w:val="24"/>
          <w:lang w:val="en-US"/>
        </w:rPr>
        <w:t>machine</w:t>
      </w:r>
      <w:r w:rsidRPr="0031283A">
        <w:rPr>
          <w:rFonts w:ascii="Consolas" w:hAnsi="Consolas" w:cs="Arial"/>
          <w:sz w:val="24"/>
          <w:szCs w:val="24"/>
        </w:rPr>
        <w:t>_</w:t>
      </w:r>
      <w:r w:rsidRPr="0031283A">
        <w:rPr>
          <w:rFonts w:ascii="Consolas" w:hAnsi="Consolas" w:cs="Arial"/>
          <w:sz w:val="24"/>
          <w:szCs w:val="24"/>
          <w:lang w:val="en-US"/>
        </w:rPr>
        <w:t>learning</w:t>
      </w:r>
      <w:r w:rsidRPr="0031283A">
        <w:rPr>
          <w:rFonts w:ascii="Consolas" w:hAnsi="Consolas" w:cs="Arial"/>
          <w:sz w:val="24"/>
          <w:szCs w:val="24"/>
        </w:rPr>
        <w:t>_</w:t>
      </w:r>
      <w:r w:rsidRPr="0031283A">
        <w:rPr>
          <w:rFonts w:ascii="Consolas" w:hAnsi="Consolas" w:cs="Arial"/>
          <w:sz w:val="24"/>
          <w:szCs w:val="24"/>
          <w:lang w:val="en-US"/>
        </w:rPr>
        <w:t>algorithm</w:t>
      </w:r>
      <w:r w:rsidRPr="0031283A">
        <w:rPr>
          <w:rFonts w:ascii="Consolas" w:hAnsi="Consolas" w:cs="Arial"/>
          <w:sz w:val="24"/>
          <w:szCs w:val="24"/>
        </w:rPr>
        <w:t>.</w:t>
      </w:r>
      <w:proofErr w:type="spellStart"/>
      <w:r w:rsidRPr="0031283A">
        <w:rPr>
          <w:rFonts w:ascii="Consolas" w:hAnsi="Consolas" w:cs="Arial"/>
          <w:sz w:val="24"/>
          <w:szCs w:val="24"/>
          <w:lang w:val="en-US"/>
        </w:rPr>
        <w:t>py</w:t>
      </w:r>
      <w:proofErr w:type="spellEnd"/>
      <w:r w:rsidRPr="000F2093">
        <w:rPr>
          <w:rFonts w:ascii="Arial" w:hAnsi="Arial" w:cs="Arial"/>
          <w:sz w:val="24"/>
          <w:szCs w:val="24"/>
        </w:rPr>
        <w:t xml:space="preserve">. </w:t>
      </w:r>
      <w:r>
        <w:rPr>
          <w:rFonts w:ascii="Arial" w:hAnsi="Arial" w:cs="Arial"/>
          <w:sz w:val="24"/>
          <w:szCs w:val="24"/>
        </w:rPr>
        <w:t xml:space="preserve">Τρέχοντας την συνάρτηση </w:t>
      </w:r>
      <w:proofErr w:type="spellStart"/>
      <w:r w:rsidRPr="0031283A">
        <w:rPr>
          <w:rFonts w:ascii="Consolas" w:hAnsi="Consolas" w:cs="Arial"/>
          <w:sz w:val="24"/>
          <w:szCs w:val="24"/>
          <w:lang w:val="en-US"/>
        </w:rPr>
        <w:t>kmeans</w:t>
      </w:r>
      <w:proofErr w:type="spellEnd"/>
      <w:r w:rsidRPr="0031283A">
        <w:rPr>
          <w:rFonts w:ascii="Consolas" w:hAnsi="Consolas" w:cs="Arial"/>
          <w:sz w:val="24"/>
          <w:szCs w:val="24"/>
        </w:rPr>
        <w:t>_</w:t>
      </w:r>
      <w:r w:rsidRPr="0031283A">
        <w:rPr>
          <w:rFonts w:ascii="Consolas" w:hAnsi="Consolas" w:cs="Arial"/>
          <w:sz w:val="24"/>
          <w:szCs w:val="24"/>
          <w:lang w:val="en-US"/>
        </w:rPr>
        <w:t>clustering</w:t>
      </w:r>
      <w:r w:rsidRPr="0031283A">
        <w:rPr>
          <w:rFonts w:ascii="Consolas" w:hAnsi="Consolas" w:cs="Arial"/>
          <w:sz w:val="24"/>
          <w:szCs w:val="24"/>
        </w:rPr>
        <w:t>_</w:t>
      </w:r>
      <w:r w:rsidRPr="0031283A">
        <w:rPr>
          <w:rFonts w:ascii="Consolas" w:hAnsi="Consolas" w:cs="Arial"/>
          <w:sz w:val="24"/>
          <w:szCs w:val="24"/>
          <w:lang w:val="en-US"/>
        </w:rPr>
        <w:t>visualization</w:t>
      </w:r>
      <w:r w:rsidRPr="0031283A">
        <w:rPr>
          <w:rFonts w:ascii="Consolas" w:hAnsi="Consolas" w:cs="Arial"/>
          <w:sz w:val="24"/>
          <w:szCs w:val="24"/>
        </w:rPr>
        <w:t>()</w:t>
      </w:r>
      <w:r>
        <w:rPr>
          <w:rFonts w:ascii="Arial" w:hAnsi="Arial" w:cs="Arial"/>
          <w:sz w:val="24"/>
          <w:szCs w:val="24"/>
        </w:rPr>
        <w:t xml:space="preserve"> που έχει υλοποιηθεί μέσα στο </w:t>
      </w:r>
      <w:r>
        <w:rPr>
          <w:rFonts w:ascii="Arial" w:hAnsi="Arial" w:cs="Arial"/>
          <w:sz w:val="24"/>
          <w:szCs w:val="24"/>
        </w:rPr>
        <w:lastRenderedPageBreak/>
        <w:t xml:space="preserve">πρόγραμμα, παράγονται τα διαγράμματα και τα αποτελέσματα του αλγορίθμου Μηχανικής Μάθησης. Είναι η κύρια συνάρτηση του προγράμματος καθώς είναι υπεύθυνη για την παραγωγή όλων των αποτελεσμάτων. </w:t>
      </w:r>
      <w:r w:rsidR="00B768D9">
        <w:rPr>
          <w:rFonts w:ascii="Arial" w:hAnsi="Arial" w:cs="Arial"/>
          <w:sz w:val="24"/>
          <w:szCs w:val="24"/>
        </w:rPr>
        <w:t>Όταν τροφοδοτούνται στο πρόγραμμα οι συντεταγμένες του αθλητή</w:t>
      </w:r>
      <w:r>
        <w:rPr>
          <w:rFonts w:ascii="Arial" w:hAnsi="Arial" w:cs="Arial"/>
          <w:sz w:val="24"/>
          <w:szCs w:val="24"/>
        </w:rPr>
        <w:t xml:space="preserve">, πρώτα </w:t>
      </w:r>
      <w:r w:rsidR="00B768D9">
        <w:rPr>
          <w:rFonts w:ascii="Arial" w:hAnsi="Arial" w:cs="Arial"/>
          <w:sz w:val="24"/>
          <w:szCs w:val="24"/>
        </w:rPr>
        <w:t>αναπαρίστανται σε διαγράμματα</w:t>
      </w:r>
      <w:r>
        <w:rPr>
          <w:rFonts w:ascii="Arial" w:hAnsi="Arial" w:cs="Arial"/>
          <w:sz w:val="24"/>
          <w:szCs w:val="24"/>
        </w:rPr>
        <w:t xml:space="preserve"> οι συντεταγμένες του δεξιού ώμου, αγκώνα και καρπού. Τα διαγράμματα που παράγονται είναι τα ακόλουθα.</w:t>
      </w:r>
    </w:p>
    <w:tbl>
      <w:tblPr>
        <w:tblStyle w:val="TableGrid"/>
        <w:tblW w:w="0" w:type="auto"/>
        <w:tblLook w:val="04A0" w:firstRow="1" w:lastRow="0" w:firstColumn="1" w:lastColumn="0" w:noHBand="0" w:noVBand="1"/>
      </w:tblPr>
      <w:tblGrid>
        <w:gridCol w:w="8732"/>
      </w:tblGrid>
      <w:tr w:rsidR="009F0985" w14:paraId="63ACE082" w14:textId="77777777" w:rsidTr="009F0985">
        <w:tc>
          <w:tcPr>
            <w:tcW w:w="8732" w:type="dxa"/>
            <w:tcBorders>
              <w:top w:val="nil"/>
              <w:left w:val="nil"/>
              <w:bottom w:val="nil"/>
              <w:right w:val="nil"/>
            </w:tcBorders>
          </w:tcPr>
          <w:p w14:paraId="19E78FBB" w14:textId="77777777" w:rsidR="009F0985" w:rsidRDefault="009F0985" w:rsidP="009F0985">
            <w:pPr>
              <w:keepNext/>
              <w:spacing w:after="0" w:line="360" w:lineRule="auto"/>
              <w:jc w:val="center"/>
            </w:pPr>
            <w:r>
              <w:rPr>
                <w:rFonts w:ascii="Arial" w:hAnsi="Arial" w:cs="Arial"/>
                <w:noProof/>
                <w:sz w:val="24"/>
                <w:szCs w:val="24"/>
              </w:rPr>
              <w:drawing>
                <wp:inline distT="0" distB="0" distL="0" distR="0" wp14:anchorId="0FE33891" wp14:editId="22E48018">
                  <wp:extent cx="3952754" cy="2962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4807" cy="2971337"/>
                          </a:xfrm>
                          <a:prstGeom prst="rect">
                            <a:avLst/>
                          </a:prstGeom>
                          <a:noFill/>
                          <a:ln>
                            <a:noFill/>
                          </a:ln>
                        </pic:spPr>
                      </pic:pic>
                    </a:graphicData>
                  </a:graphic>
                </wp:inline>
              </w:drawing>
            </w:r>
          </w:p>
          <w:p w14:paraId="799EFF16" w14:textId="7CAA97FD" w:rsidR="009F0985" w:rsidRPr="009F0985" w:rsidRDefault="009F0985" w:rsidP="009F0985">
            <w:pPr>
              <w:pStyle w:val="Caption"/>
              <w:jc w:val="center"/>
              <w:rPr>
                <w:rFonts w:ascii="Arial" w:hAnsi="Arial" w:cs="Arial"/>
                <w:color w:val="auto"/>
                <w:sz w:val="20"/>
                <w:szCs w:val="20"/>
              </w:rPr>
            </w:pPr>
            <w:bookmarkStart w:id="83" w:name="_Toc97826662"/>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24</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Συντεταγμένες του ώμου</w:t>
            </w:r>
            <w:bookmarkEnd w:id="83"/>
          </w:p>
        </w:tc>
      </w:tr>
    </w:tbl>
    <w:p w14:paraId="367F13BC" w14:textId="56B01FA6"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72F21167" w14:textId="77777777" w:rsidTr="009F0985">
        <w:tc>
          <w:tcPr>
            <w:tcW w:w="8732" w:type="dxa"/>
            <w:tcBorders>
              <w:top w:val="nil"/>
              <w:left w:val="nil"/>
              <w:bottom w:val="nil"/>
              <w:right w:val="nil"/>
            </w:tcBorders>
          </w:tcPr>
          <w:p w14:paraId="09CDCF77" w14:textId="77777777" w:rsidR="009F0985" w:rsidRDefault="009F0985" w:rsidP="009F0985">
            <w:pPr>
              <w:keepNext/>
              <w:spacing w:after="0" w:line="360" w:lineRule="auto"/>
              <w:jc w:val="center"/>
            </w:pPr>
            <w:r>
              <w:rPr>
                <w:noProof/>
              </w:rPr>
              <w:drawing>
                <wp:inline distT="0" distB="0" distL="0" distR="0" wp14:anchorId="544A395E" wp14:editId="12E907A2">
                  <wp:extent cx="4103225" cy="3075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3887" cy="3090792"/>
                          </a:xfrm>
                          <a:prstGeom prst="rect">
                            <a:avLst/>
                          </a:prstGeom>
                          <a:noFill/>
                          <a:ln>
                            <a:noFill/>
                          </a:ln>
                        </pic:spPr>
                      </pic:pic>
                    </a:graphicData>
                  </a:graphic>
                </wp:inline>
              </w:drawing>
            </w:r>
          </w:p>
          <w:p w14:paraId="656F1E80" w14:textId="615F1201" w:rsidR="009F0985" w:rsidRPr="009F0985" w:rsidRDefault="009F0985" w:rsidP="009F0985">
            <w:pPr>
              <w:pStyle w:val="Caption"/>
              <w:jc w:val="center"/>
              <w:rPr>
                <w:rFonts w:ascii="Arial" w:hAnsi="Arial" w:cs="Arial"/>
                <w:color w:val="auto"/>
                <w:sz w:val="28"/>
                <w:szCs w:val="28"/>
              </w:rPr>
            </w:pPr>
            <w:bookmarkStart w:id="84" w:name="_Toc97826663"/>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25</w:t>
            </w:r>
            <w:r w:rsidRPr="009F0985">
              <w:rPr>
                <w:rFonts w:ascii="Arial" w:hAnsi="Arial" w:cs="Arial"/>
                <w:b/>
                <w:bCs/>
                <w:color w:val="auto"/>
                <w:sz w:val="20"/>
                <w:szCs w:val="20"/>
              </w:rPr>
              <w:fldChar w:fldCharType="end"/>
            </w:r>
            <w:r w:rsidRPr="009F0985">
              <w:rPr>
                <w:rFonts w:ascii="Arial" w:hAnsi="Arial" w:cs="Arial"/>
                <w:b/>
                <w:bCs/>
                <w:color w:val="auto"/>
                <w:sz w:val="20"/>
                <w:szCs w:val="20"/>
              </w:rPr>
              <w:t>:</w:t>
            </w:r>
            <w:r w:rsidRPr="009F0985">
              <w:rPr>
                <w:rFonts w:ascii="Arial" w:hAnsi="Arial" w:cs="Arial"/>
                <w:color w:val="auto"/>
                <w:sz w:val="20"/>
                <w:szCs w:val="20"/>
              </w:rPr>
              <w:t xml:space="preserve"> Συντεταγμένες του αγκώνα</w:t>
            </w:r>
            <w:bookmarkEnd w:id="84"/>
          </w:p>
        </w:tc>
      </w:tr>
    </w:tbl>
    <w:p w14:paraId="3DBAF44D" w14:textId="0E0F88DE"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55DAE471" w14:textId="77777777" w:rsidTr="009F0985">
        <w:tc>
          <w:tcPr>
            <w:tcW w:w="8732" w:type="dxa"/>
            <w:tcBorders>
              <w:top w:val="nil"/>
              <w:left w:val="nil"/>
              <w:bottom w:val="nil"/>
              <w:right w:val="nil"/>
            </w:tcBorders>
          </w:tcPr>
          <w:p w14:paraId="793AEB40" w14:textId="77777777" w:rsidR="009F0985" w:rsidRDefault="009F0985" w:rsidP="009F0985">
            <w:pPr>
              <w:keepNext/>
              <w:spacing w:after="0" w:line="360" w:lineRule="auto"/>
              <w:jc w:val="center"/>
            </w:pPr>
            <w:r>
              <w:rPr>
                <w:noProof/>
              </w:rPr>
              <w:lastRenderedPageBreak/>
              <w:drawing>
                <wp:inline distT="0" distB="0" distL="0" distR="0" wp14:anchorId="3F41EBEE" wp14:editId="475F3B1B">
                  <wp:extent cx="4061643" cy="304414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695" cy="3055423"/>
                          </a:xfrm>
                          <a:prstGeom prst="rect">
                            <a:avLst/>
                          </a:prstGeom>
                          <a:noFill/>
                          <a:ln>
                            <a:noFill/>
                          </a:ln>
                        </pic:spPr>
                      </pic:pic>
                    </a:graphicData>
                  </a:graphic>
                </wp:inline>
              </w:drawing>
            </w:r>
          </w:p>
          <w:p w14:paraId="13E1BB4B" w14:textId="283CD611" w:rsidR="009F0985" w:rsidRPr="009F0985" w:rsidRDefault="009F0985" w:rsidP="009F0985">
            <w:pPr>
              <w:pStyle w:val="Caption"/>
              <w:jc w:val="center"/>
              <w:rPr>
                <w:rFonts w:ascii="Arial" w:hAnsi="Arial" w:cs="Arial"/>
                <w:color w:val="auto"/>
                <w:sz w:val="28"/>
                <w:szCs w:val="28"/>
              </w:rPr>
            </w:pPr>
            <w:bookmarkStart w:id="85" w:name="_Toc97826664"/>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26</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 xml:space="preserve">Συντεταγμένες του </w:t>
            </w:r>
            <w:r w:rsidR="005C01C9">
              <w:rPr>
                <w:rFonts w:ascii="Arial" w:hAnsi="Arial" w:cs="Arial"/>
                <w:color w:val="auto"/>
                <w:sz w:val="20"/>
                <w:szCs w:val="20"/>
              </w:rPr>
              <w:t>καρπού</w:t>
            </w:r>
            <w:bookmarkEnd w:id="85"/>
          </w:p>
        </w:tc>
      </w:tr>
    </w:tbl>
    <w:p w14:paraId="050269B8" w14:textId="4EE79C5B" w:rsidR="009F0985" w:rsidRDefault="009F0985" w:rsidP="006D0091">
      <w:pPr>
        <w:spacing w:after="0" w:line="360" w:lineRule="auto"/>
        <w:ind w:firstLine="227"/>
        <w:jc w:val="both"/>
        <w:rPr>
          <w:rFonts w:ascii="Arial" w:hAnsi="Arial" w:cs="Arial"/>
          <w:sz w:val="24"/>
          <w:szCs w:val="24"/>
          <w:lang w:val="en-US"/>
        </w:rPr>
      </w:pPr>
    </w:p>
    <w:p w14:paraId="63D95D6D" w14:textId="14020036" w:rsidR="00DF1E1F" w:rsidRDefault="009F0985" w:rsidP="005E711A">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τις συντεταγμένες στα διαγράμματα, μπορούμε να καταλάβουμε ότι κάθε διάγραμμα αποτυπώνει την κίνηση κάποιου σημείου του χεριού του αθλητή. Βλέποντας τα διαγράμματα </w:t>
      </w:r>
      <w:r w:rsidR="005E711A">
        <w:rPr>
          <w:rFonts w:ascii="Arial" w:hAnsi="Arial" w:cs="Arial"/>
          <w:sz w:val="24"/>
          <w:szCs w:val="24"/>
        </w:rPr>
        <w:t xml:space="preserve">είναι εύκολο να παρατηρηθεί η διαδρομή που ακολουθεί κάθε αθλητής κατά την διάρκεια της βολής. Με την χρήση συντεταγμένων έμπειρων βολών, θα μπορούσαμε να παρατηρήσουμε τις διαφορές που έχουν συγκριτικά με του αθλητή που θέλει να βελτιστοποιήσει την βολή του. Βλέπουμε ήδη τις δυνατότητες που προσφέρει η Όραση Υπολογιστών στην εφαρμογή μας. Όμως μπορούμε να βελτιστοποιήσουμε την διαδικασία της ανάλυσης και της βελτιστοποίησης με την χρήση της Μηχανικής Μάθησης. Παρακάτω παρουσιάζονται τα αποτελέσματα του αλγορίθμου </w:t>
      </w:r>
      <w:r w:rsidR="005E711A">
        <w:rPr>
          <w:rFonts w:ascii="Arial" w:hAnsi="Arial" w:cs="Arial"/>
          <w:sz w:val="24"/>
          <w:szCs w:val="24"/>
          <w:lang w:val="en-US"/>
        </w:rPr>
        <w:t>K</w:t>
      </w:r>
      <w:r w:rsidR="005E711A" w:rsidRPr="005E711A">
        <w:rPr>
          <w:rFonts w:ascii="Arial" w:hAnsi="Arial" w:cs="Arial"/>
          <w:sz w:val="24"/>
          <w:szCs w:val="24"/>
        </w:rPr>
        <w:t>-</w:t>
      </w:r>
      <w:r w:rsidR="005E711A">
        <w:rPr>
          <w:rFonts w:ascii="Arial" w:hAnsi="Arial" w:cs="Arial"/>
          <w:sz w:val="24"/>
          <w:szCs w:val="24"/>
          <w:lang w:val="en-US"/>
        </w:rPr>
        <w:t>means</w:t>
      </w:r>
      <w:r w:rsidR="005E711A">
        <w:rPr>
          <w:rFonts w:ascii="Arial" w:hAnsi="Arial" w:cs="Arial"/>
          <w:sz w:val="24"/>
          <w:szCs w:val="24"/>
        </w:rPr>
        <w:t xml:space="preserve">. Πρώτα όμως θα υπολογίσουμε και θα δούμε το βέλτιστο πλήθος συστάδων που πρέπει να χρησιμοποιηθούν για τις συντεταγμένες μας. Στην συνέχεια φαίνονται αρχικά τα αποτελέσματα του </w:t>
      </w:r>
      <w:r w:rsidR="005E711A">
        <w:rPr>
          <w:rFonts w:ascii="Arial" w:hAnsi="Arial" w:cs="Arial"/>
          <w:sz w:val="24"/>
          <w:szCs w:val="24"/>
          <w:lang w:val="en-US"/>
        </w:rPr>
        <w:t>Silhouette</w:t>
      </w:r>
      <w:r w:rsidR="005E711A" w:rsidRPr="005E711A">
        <w:rPr>
          <w:rFonts w:ascii="Arial" w:hAnsi="Arial" w:cs="Arial"/>
          <w:sz w:val="24"/>
          <w:szCs w:val="24"/>
        </w:rPr>
        <w:t xml:space="preserve"> </w:t>
      </w:r>
      <w:r w:rsidR="005E711A">
        <w:rPr>
          <w:rFonts w:ascii="Arial" w:hAnsi="Arial" w:cs="Arial"/>
          <w:sz w:val="24"/>
          <w:szCs w:val="24"/>
          <w:lang w:val="en-US"/>
        </w:rPr>
        <w:t>score</w:t>
      </w:r>
      <w:r w:rsidR="005E711A" w:rsidRPr="005E711A">
        <w:rPr>
          <w:rFonts w:ascii="Arial" w:hAnsi="Arial" w:cs="Arial"/>
          <w:sz w:val="24"/>
          <w:szCs w:val="24"/>
        </w:rPr>
        <w:t xml:space="preserve"> </w:t>
      </w:r>
      <w:r w:rsidR="005E711A">
        <w:rPr>
          <w:rFonts w:ascii="Arial" w:hAnsi="Arial" w:cs="Arial"/>
          <w:sz w:val="24"/>
          <w:szCs w:val="24"/>
        </w:rPr>
        <w:t>για τον ώμο.</w:t>
      </w:r>
    </w:p>
    <w:tbl>
      <w:tblPr>
        <w:tblStyle w:val="TableGrid"/>
        <w:tblW w:w="0" w:type="auto"/>
        <w:tblLook w:val="04A0" w:firstRow="1" w:lastRow="0" w:firstColumn="1" w:lastColumn="0" w:noHBand="0" w:noVBand="1"/>
      </w:tblPr>
      <w:tblGrid>
        <w:gridCol w:w="8732"/>
      </w:tblGrid>
      <w:tr w:rsidR="005E711A" w14:paraId="0FA500FE" w14:textId="77777777" w:rsidTr="005E711A">
        <w:tc>
          <w:tcPr>
            <w:tcW w:w="8732" w:type="dxa"/>
            <w:tcBorders>
              <w:top w:val="nil"/>
              <w:left w:val="nil"/>
              <w:bottom w:val="nil"/>
              <w:right w:val="nil"/>
            </w:tcBorders>
          </w:tcPr>
          <w:p w14:paraId="5D681D79" w14:textId="77777777" w:rsidR="005E711A" w:rsidRDefault="005E711A" w:rsidP="005E711A">
            <w:pPr>
              <w:keepNext/>
              <w:spacing w:after="0" w:line="360" w:lineRule="auto"/>
              <w:jc w:val="center"/>
            </w:pPr>
            <w:r>
              <w:rPr>
                <w:noProof/>
              </w:rPr>
              <w:lastRenderedPageBreak/>
              <w:drawing>
                <wp:inline distT="0" distB="0" distL="0" distR="0" wp14:anchorId="1A5D0B03" wp14:editId="5B4676CE">
                  <wp:extent cx="3946967" cy="294871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139" cy="2954816"/>
                          </a:xfrm>
                          <a:prstGeom prst="rect">
                            <a:avLst/>
                          </a:prstGeom>
                          <a:noFill/>
                          <a:ln>
                            <a:noFill/>
                          </a:ln>
                        </pic:spPr>
                      </pic:pic>
                    </a:graphicData>
                  </a:graphic>
                </wp:inline>
              </w:drawing>
            </w:r>
          </w:p>
          <w:p w14:paraId="30678D50" w14:textId="78867C2C" w:rsidR="005E711A" w:rsidRPr="005E711A" w:rsidRDefault="005E711A" w:rsidP="005E711A">
            <w:pPr>
              <w:pStyle w:val="Caption"/>
              <w:jc w:val="center"/>
              <w:rPr>
                <w:rFonts w:ascii="Arial" w:hAnsi="Arial" w:cs="Arial"/>
                <w:color w:val="auto"/>
                <w:sz w:val="28"/>
                <w:szCs w:val="28"/>
              </w:rPr>
            </w:pPr>
            <w:bookmarkStart w:id="86" w:name="_Toc97826665"/>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411767">
              <w:rPr>
                <w:rFonts w:ascii="Arial" w:hAnsi="Arial" w:cs="Arial"/>
                <w:b/>
                <w:bCs/>
                <w:noProof/>
                <w:color w:val="auto"/>
                <w:sz w:val="20"/>
                <w:szCs w:val="20"/>
              </w:rPr>
              <w:t>27</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Διάγραμμα με τα αποτελέσματα του </w:t>
            </w:r>
            <w:r w:rsidRPr="005E711A">
              <w:rPr>
                <w:rFonts w:ascii="Arial" w:hAnsi="Arial" w:cs="Arial"/>
                <w:color w:val="auto"/>
                <w:sz w:val="20"/>
                <w:szCs w:val="20"/>
                <w:lang w:val="en-US"/>
              </w:rPr>
              <w:t>Silhouette</w:t>
            </w:r>
            <w:r w:rsidRPr="005E711A">
              <w:rPr>
                <w:rFonts w:ascii="Arial" w:hAnsi="Arial" w:cs="Arial"/>
                <w:color w:val="auto"/>
                <w:sz w:val="20"/>
                <w:szCs w:val="20"/>
              </w:rPr>
              <w:t xml:space="preserve"> </w:t>
            </w:r>
            <w:r w:rsidRPr="005E711A">
              <w:rPr>
                <w:rFonts w:ascii="Arial" w:hAnsi="Arial" w:cs="Arial"/>
                <w:color w:val="auto"/>
                <w:sz w:val="20"/>
                <w:szCs w:val="20"/>
                <w:lang w:val="en-US"/>
              </w:rPr>
              <w:t>score</w:t>
            </w:r>
            <w:r w:rsidRPr="005E711A">
              <w:rPr>
                <w:rFonts w:ascii="Arial" w:hAnsi="Arial" w:cs="Arial"/>
                <w:color w:val="auto"/>
                <w:sz w:val="20"/>
                <w:szCs w:val="20"/>
              </w:rPr>
              <w:t xml:space="preserve"> για τον ώμο</w:t>
            </w:r>
            <w:bookmarkEnd w:id="86"/>
          </w:p>
        </w:tc>
      </w:tr>
    </w:tbl>
    <w:p w14:paraId="2BCECE77" w14:textId="080550F9" w:rsidR="005E711A" w:rsidRDefault="005E711A" w:rsidP="005E711A">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5E711A" w14:paraId="1326237C" w14:textId="77777777" w:rsidTr="005E711A">
        <w:tc>
          <w:tcPr>
            <w:tcW w:w="8732" w:type="dxa"/>
            <w:tcBorders>
              <w:top w:val="nil"/>
              <w:left w:val="nil"/>
              <w:bottom w:val="nil"/>
              <w:right w:val="nil"/>
            </w:tcBorders>
          </w:tcPr>
          <w:p w14:paraId="5B5D094B" w14:textId="77777777" w:rsidR="005E711A" w:rsidRDefault="005E711A" w:rsidP="005E711A">
            <w:pPr>
              <w:keepNext/>
              <w:spacing w:after="0" w:line="360" w:lineRule="auto"/>
              <w:jc w:val="center"/>
            </w:pPr>
            <w:r>
              <w:rPr>
                <w:noProof/>
              </w:rPr>
              <w:drawing>
                <wp:inline distT="0" distB="0" distL="0" distR="0" wp14:anchorId="11EE14C8" wp14:editId="36DC17DC">
                  <wp:extent cx="3941179" cy="14166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944" cy="1424877"/>
                          </a:xfrm>
                          <a:prstGeom prst="rect">
                            <a:avLst/>
                          </a:prstGeom>
                          <a:noFill/>
                          <a:ln>
                            <a:noFill/>
                          </a:ln>
                        </pic:spPr>
                      </pic:pic>
                    </a:graphicData>
                  </a:graphic>
                </wp:inline>
              </w:drawing>
            </w:r>
          </w:p>
          <w:p w14:paraId="60C8D1D1" w14:textId="7CD2D58F" w:rsidR="005E711A" w:rsidRPr="00A9040F" w:rsidRDefault="005E711A" w:rsidP="005E711A">
            <w:pPr>
              <w:pStyle w:val="Caption"/>
              <w:jc w:val="center"/>
              <w:rPr>
                <w:rFonts w:ascii="Arial" w:hAnsi="Arial" w:cs="Arial"/>
                <w:color w:val="auto"/>
                <w:sz w:val="28"/>
                <w:szCs w:val="28"/>
              </w:rPr>
            </w:pPr>
            <w:bookmarkStart w:id="87" w:name="_Toc97826666"/>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411767">
              <w:rPr>
                <w:rFonts w:ascii="Arial" w:hAnsi="Arial" w:cs="Arial"/>
                <w:b/>
                <w:bCs/>
                <w:noProof/>
                <w:color w:val="auto"/>
                <w:sz w:val="20"/>
                <w:szCs w:val="20"/>
              </w:rPr>
              <w:t>28</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Αποτελέσματα του </w:t>
            </w:r>
            <w:r w:rsidRPr="005E711A">
              <w:rPr>
                <w:rFonts w:ascii="Arial" w:hAnsi="Arial" w:cs="Arial"/>
                <w:color w:val="auto"/>
                <w:sz w:val="20"/>
                <w:szCs w:val="20"/>
                <w:lang w:val="en-US"/>
              </w:rPr>
              <w:t>Silhouette</w:t>
            </w:r>
            <w:r w:rsidRPr="00A9040F">
              <w:rPr>
                <w:rFonts w:ascii="Arial" w:hAnsi="Arial" w:cs="Arial"/>
                <w:color w:val="auto"/>
                <w:sz w:val="20"/>
                <w:szCs w:val="20"/>
              </w:rPr>
              <w:t xml:space="preserve"> </w:t>
            </w:r>
            <w:r w:rsidRPr="005E711A">
              <w:rPr>
                <w:rFonts w:ascii="Arial" w:hAnsi="Arial" w:cs="Arial"/>
                <w:color w:val="auto"/>
                <w:sz w:val="20"/>
                <w:szCs w:val="20"/>
                <w:lang w:val="en-US"/>
              </w:rPr>
              <w:t>score</w:t>
            </w:r>
            <w:r w:rsidR="00A9040F">
              <w:rPr>
                <w:rFonts w:ascii="Arial" w:hAnsi="Arial" w:cs="Arial"/>
                <w:color w:val="auto"/>
                <w:sz w:val="20"/>
                <w:szCs w:val="20"/>
              </w:rPr>
              <w:t xml:space="preserve"> για τον ώμο</w:t>
            </w:r>
            <w:bookmarkEnd w:id="87"/>
          </w:p>
        </w:tc>
      </w:tr>
    </w:tbl>
    <w:p w14:paraId="4F0026F7" w14:textId="77777777" w:rsidR="005E711A" w:rsidRDefault="005E711A" w:rsidP="005E711A">
      <w:pPr>
        <w:spacing w:after="0" w:line="360" w:lineRule="auto"/>
        <w:ind w:firstLine="227"/>
        <w:jc w:val="both"/>
        <w:rPr>
          <w:rFonts w:ascii="Arial" w:hAnsi="Arial" w:cs="Arial"/>
          <w:sz w:val="24"/>
          <w:szCs w:val="24"/>
        </w:rPr>
      </w:pPr>
    </w:p>
    <w:p w14:paraId="486B57CC" w14:textId="705879E5" w:rsidR="005E711A" w:rsidRDefault="005E711A" w:rsidP="00A9040F">
      <w:pPr>
        <w:spacing w:after="0" w:line="360" w:lineRule="auto"/>
        <w:ind w:firstLine="227"/>
        <w:jc w:val="both"/>
        <w:rPr>
          <w:rFonts w:ascii="Arial" w:hAnsi="Arial" w:cs="Arial"/>
          <w:sz w:val="24"/>
          <w:szCs w:val="24"/>
        </w:rPr>
      </w:pPr>
      <w:r>
        <w:rPr>
          <w:rFonts w:ascii="Arial" w:hAnsi="Arial" w:cs="Arial"/>
          <w:sz w:val="24"/>
          <w:szCs w:val="24"/>
        </w:rPr>
        <w:t xml:space="preserve">Βλέπουμε ότι η βέλτιστη τιμή για το </w:t>
      </w:r>
      <w:r>
        <w:rPr>
          <w:rFonts w:ascii="Arial" w:hAnsi="Arial" w:cs="Arial"/>
          <w:sz w:val="24"/>
          <w:szCs w:val="24"/>
          <w:lang w:val="en-US"/>
        </w:rPr>
        <w:t>k</w:t>
      </w:r>
      <w:r>
        <w:rPr>
          <w:rFonts w:ascii="Arial" w:hAnsi="Arial" w:cs="Arial"/>
          <w:sz w:val="24"/>
          <w:szCs w:val="24"/>
        </w:rPr>
        <w:t xml:space="preserve"> με βάση το </w:t>
      </w:r>
      <w:r>
        <w:rPr>
          <w:rFonts w:ascii="Arial" w:hAnsi="Arial" w:cs="Arial"/>
          <w:sz w:val="24"/>
          <w:szCs w:val="24"/>
          <w:lang w:val="en-US"/>
        </w:rPr>
        <w:t>Silhouette</w:t>
      </w:r>
      <w:r w:rsidRPr="005E711A">
        <w:rPr>
          <w:rFonts w:ascii="Arial" w:hAnsi="Arial" w:cs="Arial"/>
          <w:sz w:val="24"/>
          <w:szCs w:val="24"/>
        </w:rPr>
        <w:t xml:space="preserve"> </w:t>
      </w:r>
      <w:r>
        <w:rPr>
          <w:rFonts w:ascii="Arial" w:hAnsi="Arial" w:cs="Arial"/>
          <w:sz w:val="24"/>
          <w:szCs w:val="24"/>
          <w:lang w:val="en-US"/>
        </w:rPr>
        <w:t>score</w:t>
      </w:r>
      <w:r>
        <w:rPr>
          <w:rFonts w:ascii="Arial" w:hAnsi="Arial" w:cs="Arial"/>
          <w:sz w:val="24"/>
          <w:szCs w:val="24"/>
        </w:rPr>
        <w:t>, έχοντας ως σύνολο δεδομένων εισόδου τις συντεταγμένες</w:t>
      </w:r>
      <w:r w:rsidRPr="005E711A">
        <w:rPr>
          <w:rFonts w:ascii="Arial" w:hAnsi="Arial" w:cs="Arial"/>
          <w:sz w:val="24"/>
          <w:szCs w:val="24"/>
        </w:rPr>
        <w:t xml:space="preserve"> </w:t>
      </w:r>
      <w:r>
        <w:rPr>
          <w:rFonts w:ascii="Arial" w:hAnsi="Arial" w:cs="Arial"/>
          <w:sz w:val="24"/>
          <w:szCs w:val="24"/>
        </w:rPr>
        <w:t xml:space="preserve">των ώμων είναι το 3. </w:t>
      </w:r>
      <w:r w:rsidR="00A9040F">
        <w:rPr>
          <w:rFonts w:ascii="Arial" w:hAnsi="Arial" w:cs="Arial"/>
          <w:sz w:val="24"/>
          <w:szCs w:val="24"/>
        </w:rPr>
        <w:t xml:space="preserve">Αμέσως μετά βλέπουμε και τα αποτελέσματα της μεθόδου </w:t>
      </w:r>
      <w:r w:rsidR="00A9040F">
        <w:rPr>
          <w:rFonts w:ascii="Arial" w:hAnsi="Arial" w:cs="Arial"/>
          <w:sz w:val="24"/>
          <w:szCs w:val="24"/>
          <w:lang w:val="en-US"/>
        </w:rPr>
        <w:t>Elbow</w:t>
      </w:r>
      <w:r w:rsidR="00A9040F" w:rsidRPr="00A9040F">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04C69947" w14:textId="77777777" w:rsidTr="00A9040F">
        <w:tc>
          <w:tcPr>
            <w:tcW w:w="8732" w:type="dxa"/>
            <w:tcBorders>
              <w:top w:val="nil"/>
              <w:left w:val="nil"/>
              <w:bottom w:val="nil"/>
              <w:right w:val="nil"/>
            </w:tcBorders>
          </w:tcPr>
          <w:p w14:paraId="5A4ED42C" w14:textId="77777777" w:rsidR="00A9040F" w:rsidRDefault="00A9040F" w:rsidP="00A9040F">
            <w:pPr>
              <w:keepNext/>
              <w:spacing w:after="0" w:line="360" w:lineRule="auto"/>
              <w:jc w:val="center"/>
            </w:pPr>
            <w:r>
              <w:rPr>
                <w:noProof/>
              </w:rPr>
              <w:lastRenderedPageBreak/>
              <w:drawing>
                <wp:inline distT="0" distB="0" distL="0" distR="0" wp14:anchorId="169ED3D9" wp14:editId="7A787159">
                  <wp:extent cx="3796496" cy="28454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7459" cy="2853635"/>
                          </a:xfrm>
                          <a:prstGeom prst="rect">
                            <a:avLst/>
                          </a:prstGeom>
                          <a:noFill/>
                          <a:ln>
                            <a:noFill/>
                          </a:ln>
                        </pic:spPr>
                      </pic:pic>
                    </a:graphicData>
                  </a:graphic>
                </wp:inline>
              </w:drawing>
            </w:r>
          </w:p>
          <w:p w14:paraId="5A623636" w14:textId="3952FF58" w:rsidR="00A9040F" w:rsidRPr="00A9040F" w:rsidRDefault="00A9040F" w:rsidP="00A9040F">
            <w:pPr>
              <w:pStyle w:val="Caption"/>
              <w:jc w:val="center"/>
              <w:rPr>
                <w:rFonts w:ascii="Arial" w:hAnsi="Arial" w:cs="Arial"/>
                <w:color w:val="auto"/>
                <w:sz w:val="28"/>
                <w:szCs w:val="28"/>
              </w:rPr>
            </w:pPr>
            <w:bookmarkStart w:id="88" w:name="_Toc97826667"/>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29</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w:t>
            </w:r>
            <w:r w:rsidR="00326230">
              <w:rPr>
                <w:rFonts w:ascii="Arial" w:hAnsi="Arial" w:cs="Arial"/>
                <w:color w:val="auto"/>
                <w:sz w:val="20"/>
                <w:szCs w:val="20"/>
              </w:rPr>
              <w:t>της</w:t>
            </w:r>
            <w:r w:rsidRPr="00A9040F">
              <w:rPr>
                <w:rFonts w:ascii="Arial" w:hAnsi="Arial" w:cs="Arial"/>
                <w:color w:val="auto"/>
                <w:sz w:val="20"/>
                <w:szCs w:val="20"/>
              </w:rPr>
              <w:t xml:space="preserve"> μεθόδου </w:t>
            </w:r>
            <w:r w:rsidRPr="00A9040F">
              <w:rPr>
                <w:rFonts w:ascii="Arial" w:hAnsi="Arial" w:cs="Arial"/>
                <w:color w:val="auto"/>
                <w:sz w:val="20"/>
                <w:szCs w:val="20"/>
                <w:lang w:val="en-US"/>
              </w:rPr>
              <w:t>Elbow</w:t>
            </w:r>
            <w:r w:rsidRPr="00A9040F">
              <w:rPr>
                <w:rFonts w:ascii="Arial" w:hAnsi="Arial" w:cs="Arial"/>
                <w:color w:val="auto"/>
                <w:sz w:val="20"/>
                <w:szCs w:val="20"/>
              </w:rPr>
              <w:t xml:space="preserve"> για τον ώμο</w:t>
            </w:r>
            <w:bookmarkEnd w:id="88"/>
          </w:p>
        </w:tc>
      </w:tr>
    </w:tbl>
    <w:p w14:paraId="73CD2E83" w14:textId="77777777" w:rsidR="00A9040F" w:rsidRPr="00A9040F" w:rsidRDefault="00A9040F" w:rsidP="005E711A">
      <w:pPr>
        <w:spacing w:after="0" w:line="360" w:lineRule="auto"/>
        <w:ind w:firstLine="227"/>
        <w:jc w:val="both"/>
        <w:rPr>
          <w:rFonts w:ascii="Arial" w:hAnsi="Arial" w:cs="Arial"/>
          <w:sz w:val="24"/>
          <w:szCs w:val="24"/>
        </w:rPr>
      </w:pPr>
    </w:p>
    <w:p w14:paraId="5292885B" w14:textId="356A6398" w:rsidR="00003436" w:rsidRDefault="00A9040F" w:rsidP="00243FB7">
      <w:pPr>
        <w:spacing w:after="0" w:line="360" w:lineRule="auto"/>
        <w:jc w:val="both"/>
        <w:rPr>
          <w:rFonts w:ascii="Arial" w:hAnsi="Arial" w:cs="Arial"/>
          <w:sz w:val="24"/>
          <w:szCs w:val="24"/>
        </w:rPr>
      </w:pPr>
      <w:r>
        <w:rPr>
          <w:rFonts w:ascii="Arial" w:hAnsi="Arial" w:cs="Arial"/>
          <w:sz w:val="24"/>
          <w:szCs w:val="24"/>
        </w:rPr>
        <w:t xml:space="preserve">Η μέθοδος </w:t>
      </w:r>
      <w:r>
        <w:rPr>
          <w:rFonts w:ascii="Arial" w:hAnsi="Arial" w:cs="Arial"/>
          <w:sz w:val="24"/>
          <w:szCs w:val="24"/>
          <w:lang w:val="en-US"/>
        </w:rPr>
        <w:t>Elbow</w:t>
      </w:r>
      <w:r w:rsidRPr="00A9040F">
        <w:rPr>
          <w:rFonts w:ascii="Arial" w:hAnsi="Arial" w:cs="Arial"/>
          <w:sz w:val="24"/>
          <w:szCs w:val="24"/>
        </w:rPr>
        <w:t xml:space="preserve"> </w:t>
      </w:r>
      <w:r>
        <w:rPr>
          <w:rFonts w:ascii="Arial" w:hAnsi="Arial" w:cs="Arial"/>
          <w:sz w:val="24"/>
          <w:szCs w:val="24"/>
        </w:rPr>
        <w:t xml:space="preserve">μας επιβεβαιώνει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είναι το 3. Η ίδια διαδικασία συνεχίζεται και για τον αγκώνα.</w:t>
      </w:r>
    </w:p>
    <w:tbl>
      <w:tblPr>
        <w:tblStyle w:val="TableGrid"/>
        <w:tblW w:w="0" w:type="auto"/>
        <w:tblLook w:val="04A0" w:firstRow="1" w:lastRow="0" w:firstColumn="1" w:lastColumn="0" w:noHBand="0" w:noVBand="1"/>
      </w:tblPr>
      <w:tblGrid>
        <w:gridCol w:w="8732"/>
      </w:tblGrid>
      <w:tr w:rsidR="00A9040F" w14:paraId="255ED813" w14:textId="77777777" w:rsidTr="00A9040F">
        <w:tc>
          <w:tcPr>
            <w:tcW w:w="8732" w:type="dxa"/>
            <w:tcBorders>
              <w:top w:val="nil"/>
              <w:left w:val="nil"/>
              <w:bottom w:val="nil"/>
              <w:right w:val="nil"/>
            </w:tcBorders>
          </w:tcPr>
          <w:p w14:paraId="3E6E793D" w14:textId="77777777" w:rsidR="00A9040F" w:rsidRDefault="00A9040F" w:rsidP="00A9040F">
            <w:pPr>
              <w:keepNext/>
              <w:spacing w:after="0" w:line="360" w:lineRule="auto"/>
              <w:jc w:val="center"/>
            </w:pPr>
            <w:r>
              <w:rPr>
                <w:noProof/>
              </w:rPr>
              <w:drawing>
                <wp:inline distT="0" distB="0" distL="0" distR="0" wp14:anchorId="27A191ED" wp14:editId="366CB8F6">
                  <wp:extent cx="3675556" cy="2754775"/>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8556" cy="2772013"/>
                          </a:xfrm>
                          <a:prstGeom prst="rect">
                            <a:avLst/>
                          </a:prstGeom>
                          <a:noFill/>
                          <a:ln>
                            <a:noFill/>
                          </a:ln>
                        </pic:spPr>
                      </pic:pic>
                    </a:graphicData>
                  </a:graphic>
                </wp:inline>
              </w:drawing>
            </w:r>
          </w:p>
          <w:p w14:paraId="2943B40B" w14:textId="4DBAD7AE" w:rsidR="00A9040F" w:rsidRPr="00A9040F" w:rsidRDefault="00A9040F" w:rsidP="00A9040F">
            <w:pPr>
              <w:pStyle w:val="Caption"/>
              <w:jc w:val="center"/>
              <w:rPr>
                <w:rFonts w:ascii="Arial" w:hAnsi="Arial" w:cs="Arial"/>
                <w:color w:val="auto"/>
                <w:sz w:val="28"/>
                <w:szCs w:val="28"/>
              </w:rPr>
            </w:pPr>
            <w:bookmarkStart w:id="89" w:name="_Toc97826668"/>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30</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noProof/>
                <w:color w:val="auto"/>
                <w:sz w:val="20"/>
                <w:szCs w:val="20"/>
              </w:rPr>
              <w:t xml:space="preserve"> σε διάγραμμα για τον αγκώνα</w:t>
            </w:r>
            <w:bookmarkEnd w:id="89"/>
          </w:p>
        </w:tc>
      </w:tr>
    </w:tbl>
    <w:p w14:paraId="4D3B782A" w14:textId="77777777" w:rsidR="00A9040F" w:rsidRP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A9040F" w14:paraId="58677FC6" w14:textId="77777777" w:rsidTr="00A9040F">
        <w:tc>
          <w:tcPr>
            <w:tcW w:w="8732" w:type="dxa"/>
            <w:tcBorders>
              <w:top w:val="nil"/>
              <w:left w:val="nil"/>
              <w:bottom w:val="nil"/>
              <w:right w:val="nil"/>
            </w:tcBorders>
          </w:tcPr>
          <w:p w14:paraId="2E49CC64" w14:textId="77777777" w:rsidR="00A9040F" w:rsidRDefault="00A9040F" w:rsidP="00A9040F">
            <w:pPr>
              <w:keepNext/>
              <w:spacing w:after="0" w:line="360" w:lineRule="auto"/>
              <w:jc w:val="center"/>
            </w:pPr>
            <w:r>
              <w:rPr>
                <w:noProof/>
              </w:rPr>
              <w:lastRenderedPageBreak/>
              <w:drawing>
                <wp:inline distT="0" distB="0" distL="0" distR="0" wp14:anchorId="3C71F6C4" wp14:editId="3BCA07BF">
                  <wp:extent cx="3738622" cy="1350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5817" cy="1356841"/>
                          </a:xfrm>
                          <a:prstGeom prst="rect">
                            <a:avLst/>
                          </a:prstGeom>
                          <a:noFill/>
                          <a:ln>
                            <a:noFill/>
                          </a:ln>
                        </pic:spPr>
                      </pic:pic>
                    </a:graphicData>
                  </a:graphic>
                </wp:inline>
              </w:drawing>
            </w:r>
          </w:p>
          <w:p w14:paraId="00F1D43B" w14:textId="1CA3B121" w:rsidR="00A9040F" w:rsidRPr="00A9040F" w:rsidRDefault="00A9040F" w:rsidP="00A9040F">
            <w:pPr>
              <w:pStyle w:val="Caption"/>
              <w:jc w:val="center"/>
              <w:rPr>
                <w:rFonts w:ascii="Arial" w:hAnsi="Arial" w:cs="Arial"/>
                <w:color w:val="auto"/>
                <w:sz w:val="28"/>
                <w:szCs w:val="28"/>
              </w:rPr>
            </w:pPr>
            <w:bookmarkStart w:id="90" w:name="_Toc97826669"/>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31</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color w:val="auto"/>
                <w:sz w:val="20"/>
                <w:szCs w:val="20"/>
              </w:rPr>
              <w:t xml:space="preserve"> για τον </w:t>
            </w:r>
            <w:r>
              <w:rPr>
                <w:rFonts w:ascii="Arial" w:hAnsi="Arial" w:cs="Arial"/>
                <w:color w:val="auto"/>
                <w:sz w:val="20"/>
                <w:szCs w:val="20"/>
              </w:rPr>
              <w:t>αγκώνα</w:t>
            </w:r>
            <w:bookmarkEnd w:id="90"/>
          </w:p>
        </w:tc>
      </w:tr>
    </w:tbl>
    <w:p w14:paraId="7365321B" w14:textId="44817E55" w:rsidR="00A9040F" w:rsidRDefault="00A9040F" w:rsidP="00E22B55">
      <w:pPr>
        <w:spacing w:after="0" w:line="360" w:lineRule="auto"/>
        <w:rPr>
          <w:rFonts w:ascii="Arial" w:hAnsi="Arial" w:cs="Arial"/>
          <w:sz w:val="24"/>
          <w:szCs w:val="24"/>
        </w:rPr>
      </w:pPr>
    </w:p>
    <w:p w14:paraId="36D86BB4" w14:textId="5BDD6740"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Πάλι βλέπουμε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για τα δεδομένα </w:t>
      </w:r>
      <w:r w:rsidR="00326230">
        <w:rPr>
          <w:rFonts w:ascii="Arial" w:hAnsi="Arial" w:cs="Arial"/>
          <w:sz w:val="24"/>
          <w:szCs w:val="24"/>
        </w:rPr>
        <w:t>της</w:t>
      </w:r>
      <w:r>
        <w:rPr>
          <w:rFonts w:ascii="Arial" w:hAnsi="Arial" w:cs="Arial"/>
          <w:sz w:val="24"/>
          <w:szCs w:val="24"/>
        </w:rPr>
        <w:t xml:space="preserve"> είναι το 3, από ότι φαίνεται. Στην συνέχεια ακολουθούν και τα αποτελέσματα της μεθόδου </w:t>
      </w:r>
      <w:r>
        <w:rPr>
          <w:rFonts w:ascii="Arial" w:hAnsi="Arial" w:cs="Arial"/>
          <w:sz w:val="24"/>
          <w:szCs w:val="24"/>
          <w:lang w:val="en-US"/>
        </w:rPr>
        <w:t>Elbow</w:t>
      </w:r>
      <w:r>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10192E2A" w14:textId="77777777" w:rsidTr="00A9040F">
        <w:tc>
          <w:tcPr>
            <w:tcW w:w="8732" w:type="dxa"/>
            <w:tcBorders>
              <w:top w:val="nil"/>
              <w:left w:val="nil"/>
              <w:bottom w:val="nil"/>
              <w:right w:val="nil"/>
            </w:tcBorders>
          </w:tcPr>
          <w:p w14:paraId="369BFB53" w14:textId="77777777" w:rsidR="00A9040F" w:rsidRDefault="00A9040F" w:rsidP="00A9040F">
            <w:pPr>
              <w:keepNext/>
              <w:spacing w:after="0" w:line="360" w:lineRule="auto"/>
              <w:jc w:val="center"/>
            </w:pPr>
            <w:r>
              <w:rPr>
                <w:noProof/>
              </w:rPr>
              <w:drawing>
                <wp:inline distT="0" distB="0" distL="0" distR="0" wp14:anchorId="5D72E1D9" wp14:editId="76A5191E">
                  <wp:extent cx="3923440" cy="2944600"/>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9952" cy="2956992"/>
                          </a:xfrm>
                          <a:prstGeom prst="rect">
                            <a:avLst/>
                          </a:prstGeom>
                          <a:noFill/>
                          <a:ln>
                            <a:noFill/>
                          </a:ln>
                        </pic:spPr>
                      </pic:pic>
                    </a:graphicData>
                  </a:graphic>
                </wp:inline>
              </w:drawing>
            </w:r>
          </w:p>
          <w:p w14:paraId="0F5D79E0" w14:textId="1949698D" w:rsidR="00A9040F" w:rsidRPr="00A9040F" w:rsidRDefault="00A9040F" w:rsidP="00A9040F">
            <w:pPr>
              <w:pStyle w:val="Caption"/>
              <w:jc w:val="center"/>
              <w:rPr>
                <w:rFonts w:ascii="Arial" w:hAnsi="Arial" w:cs="Arial"/>
                <w:color w:val="auto"/>
                <w:sz w:val="32"/>
                <w:szCs w:val="32"/>
              </w:rPr>
            </w:pPr>
            <w:bookmarkStart w:id="91" w:name="_Toc97826670"/>
            <w:r w:rsidRPr="00A9040F">
              <w:rPr>
                <w:rFonts w:ascii="Arial" w:hAnsi="Arial" w:cs="Arial"/>
                <w:b/>
                <w:bCs/>
                <w:color w:val="auto"/>
                <w:sz w:val="22"/>
                <w:szCs w:val="22"/>
              </w:rPr>
              <w:t xml:space="preserve">Εικόνα </w:t>
            </w:r>
            <w:r w:rsidRPr="00A9040F">
              <w:rPr>
                <w:rFonts w:ascii="Arial" w:hAnsi="Arial" w:cs="Arial"/>
                <w:b/>
                <w:bCs/>
                <w:color w:val="auto"/>
                <w:sz w:val="22"/>
                <w:szCs w:val="22"/>
              </w:rPr>
              <w:fldChar w:fldCharType="begin"/>
            </w:r>
            <w:r w:rsidRPr="00A9040F">
              <w:rPr>
                <w:rFonts w:ascii="Arial" w:hAnsi="Arial" w:cs="Arial"/>
                <w:b/>
                <w:bCs/>
                <w:color w:val="auto"/>
                <w:sz w:val="22"/>
                <w:szCs w:val="22"/>
              </w:rPr>
              <w:instrText xml:space="preserve"> SEQ Εικόνα \* ARABIC </w:instrText>
            </w:r>
            <w:r w:rsidRPr="00A9040F">
              <w:rPr>
                <w:rFonts w:ascii="Arial" w:hAnsi="Arial" w:cs="Arial"/>
                <w:b/>
                <w:bCs/>
                <w:color w:val="auto"/>
                <w:sz w:val="22"/>
                <w:szCs w:val="22"/>
              </w:rPr>
              <w:fldChar w:fldCharType="separate"/>
            </w:r>
            <w:r w:rsidR="00411767">
              <w:rPr>
                <w:rFonts w:ascii="Arial" w:hAnsi="Arial" w:cs="Arial"/>
                <w:b/>
                <w:bCs/>
                <w:noProof/>
                <w:color w:val="auto"/>
                <w:sz w:val="22"/>
                <w:szCs w:val="22"/>
              </w:rPr>
              <w:t>32</w:t>
            </w:r>
            <w:r w:rsidRPr="00A9040F">
              <w:rPr>
                <w:rFonts w:ascii="Arial" w:hAnsi="Arial" w:cs="Arial"/>
                <w:b/>
                <w:bCs/>
                <w:color w:val="auto"/>
                <w:sz w:val="22"/>
                <w:szCs w:val="22"/>
              </w:rPr>
              <w:fldChar w:fldCharType="end"/>
            </w:r>
            <w:r w:rsidRPr="00A9040F">
              <w:rPr>
                <w:rFonts w:ascii="Arial" w:hAnsi="Arial" w:cs="Arial"/>
                <w:b/>
                <w:bCs/>
                <w:color w:val="auto"/>
                <w:sz w:val="22"/>
                <w:szCs w:val="22"/>
              </w:rPr>
              <w:t>:</w:t>
            </w:r>
            <w:r w:rsidRPr="00A9040F">
              <w:rPr>
                <w:rFonts w:ascii="Arial" w:hAnsi="Arial" w:cs="Arial"/>
                <w:color w:val="auto"/>
                <w:sz w:val="22"/>
                <w:szCs w:val="22"/>
              </w:rPr>
              <w:t xml:space="preserve"> Αποτελέσματα </w:t>
            </w:r>
            <w:r w:rsidR="00326230">
              <w:rPr>
                <w:rFonts w:ascii="Arial" w:hAnsi="Arial" w:cs="Arial"/>
                <w:color w:val="auto"/>
                <w:sz w:val="22"/>
                <w:szCs w:val="22"/>
              </w:rPr>
              <w:t>της</w:t>
            </w:r>
            <w:r w:rsidRPr="00A9040F">
              <w:rPr>
                <w:rFonts w:ascii="Arial" w:hAnsi="Arial" w:cs="Arial"/>
                <w:color w:val="auto"/>
                <w:sz w:val="22"/>
                <w:szCs w:val="22"/>
              </w:rPr>
              <w:t xml:space="preserve"> μεθόδου </w:t>
            </w:r>
            <w:r w:rsidRPr="00A9040F">
              <w:rPr>
                <w:rFonts w:ascii="Arial" w:hAnsi="Arial" w:cs="Arial"/>
                <w:color w:val="auto"/>
                <w:sz w:val="22"/>
                <w:szCs w:val="22"/>
                <w:lang w:val="en-US"/>
              </w:rPr>
              <w:t>Elbow</w:t>
            </w:r>
            <w:r w:rsidRPr="00A9040F">
              <w:rPr>
                <w:rFonts w:ascii="Arial" w:hAnsi="Arial" w:cs="Arial"/>
                <w:color w:val="auto"/>
                <w:sz w:val="22"/>
                <w:szCs w:val="22"/>
              </w:rPr>
              <w:t xml:space="preserve"> για τον αγκώνα</w:t>
            </w:r>
            <w:bookmarkEnd w:id="91"/>
          </w:p>
        </w:tc>
      </w:tr>
    </w:tbl>
    <w:p w14:paraId="783D3E48" w14:textId="77777777" w:rsidR="00A9040F" w:rsidRDefault="00A9040F" w:rsidP="00E22B55">
      <w:pPr>
        <w:spacing w:after="0" w:line="360" w:lineRule="auto"/>
        <w:rPr>
          <w:rFonts w:ascii="Arial" w:hAnsi="Arial" w:cs="Arial"/>
          <w:sz w:val="24"/>
          <w:szCs w:val="24"/>
        </w:rPr>
      </w:pPr>
    </w:p>
    <w:p w14:paraId="1EDFB557" w14:textId="25B7E9A1"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Πράγματι, η βέλτιστη τιμή για το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και εδώ είναι το 3. Τέλος παρουσιάζονται και τα αποτελέσματα του </w:t>
      </w:r>
      <w:r>
        <w:rPr>
          <w:rFonts w:ascii="Arial" w:hAnsi="Arial" w:cs="Arial"/>
          <w:sz w:val="24"/>
          <w:szCs w:val="24"/>
          <w:lang w:val="en-US"/>
        </w:rPr>
        <w:t>Silhouette</w:t>
      </w:r>
      <w:r w:rsidRPr="00A9040F">
        <w:rPr>
          <w:rFonts w:ascii="Arial" w:hAnsi="Arial" w:cs="Arial"/>
          <w:sz w:val="24"/>
          <w:szCs w:val="24"/>
        </w:rPr>
        <w:t xml:space="preserve"> </w:t>
      </w:r>
      <w:r>
        <w:rPr>
          <w:rFonts w:ascii="Arial" w:hAnsi="Arial" w:cs="Arial"/>
          <w:sz w:val="24"/>
          <w:szCs w:val="24"/>
          <w:lang w:val="en-US"/>
        </w:rPr>
        <w:t>score</w:t>
      </w:r>
      <w:r w:rsidRPr="00A9040F">
        <w:rPr>
          <w:rFonts w:ascii="Arial" w:hAnsi="Arial" w:cs="Arial"/>
          <w:sz w:val="24"/>
          <w:szCs w:val="24"/>
        </w:rPr>
        <w:t xml:space="preserve"> </w:t>
      </w:r>
      <w:r>
        <w:rPr>
          <w:rFonts w:ascii="Arial" w:hAnsi="Arial" w:cs="Arial"/>
          <w:sz w:val="24"/>
          <w:szCs w:val="24"/>
        </w:rPr>
        <w:t>για τον καρπό.</w:t>
      </w:r>
    </w:p>
    <w:tbl>
      <w:tblPr>
        <w:tblStyle w:val="TableGrid"/>
        <w:tblW w:w="0" w:type="auto"/>
        <w:tblLook w:val="04A0" w:firstRow="1" w:lastRow="0" w:firstColumn="1" w:lastColumn="0" w:noHBand="0" w:noVBand="1"/>
      </w:tblPr>
      <w:tblGrid>
        <w:gridCol w:w="8732"/>
      </w:tblGrid>
      <w:tr w:rsidR="00A9040F" w14:paraId="434F5970" w14:textId="77777777" w:rsidTr="00326230">
        <w:trPr>
          <w:trHeight w:val="53"/>
        </w:trPr>
        <w:tc>
          <w:tcPr>
            <w:tcW w:w="8732" w:type="dxa"/>
            <w:tcBorders>
              <w:top w:val="nil"/>
              <w:left w:val="nil"/>
              <w:bottom w:val="nil"/>
              <w:right w:val="nil"/>
            </w:tcBorders>
          </w:tcPr>
          <w:p w14:paraId="59A16926" w14:textId="77777777" w:rsidR="00326230" w:rsidRDefault="00326230" w:rsidP="00326230">
            <w:pPr>
              <w:keepNext/>
              <w:spacing w:after="0" w:line="360" w:lineRule="auto"/>
              <w:jc w:val="center"/>
            </w:pPr>
            <w:r>
              <w:rPr>
                <w:noProof/>
              </w:rPr>
              <w:lastRenderedPageBreak/>
              <w:drawing>
                <wp:inline distT="0" distB="0" distL="0" distR="0" wp14:anchorId="6A67C227" wp14:editId="0F5239F3">
                  <wp:extent cx="3795818" cy="285315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2474" cy="2858162"/>
                          </a:xfrm>
                          <a:prstGeom prst="rect">
                            <a:avLst/>
                          </a:prstGeom>
                          <a:noFill/>
                          <a:ln>
                            <a:noFill/>
                          </a:ln>
                        </pic:spPr>
                      </pic:pic>
                    </a:graphicData>
                  </a:graphic>
                </wp:inline>
              </w:drawing>
            </w:r>
          </w:p>
          <w:p w14:paraId="7C32C8D4" w14:textId="73E10E0C" w:rsidR="00326230" w:rsidRPr="00326230" w:rsidRDefault="00326230" w:rsidP="00326230">
            <w:pPr>
              <w:pStyle w:val="Caption"/>
              <w:jc w:val="center"/>
              <w:rPr>
                <w:rFonts w:ascii="Arial" w:hAnsi="Arial" w:cs="Arial"/>
                <w:color w:val="auto"/>
                <w:sz w:val="28"/>
                <w:szCs w:val="28"/>
              </w:rPr>
            </w:pPr>
            <w:bookmarkStart w:id="92" w:name="_Toc97826671"/>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33</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Pr>
                <w:rFonts w:ascii="Arial" w:hAnsi="Arial" w:cs="Arial"/>
                <w:color w:val="auto"/>
                <w:sz w:val="20"/>
                <w:szCs w:val="20"/>
              </w:rPr>
              <w:t xml:space="preserve"> σε διάγραμμα</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92"/>
          </w:p>
        </w:tc>
      </w:tr>
    </w:tbl>
    <w:p w14:paraId="1B8A7931" w14:textId="77777777" w:rsidR="00A9040F" w:rsidRPr="00A9040F" w:rsidRDefault="00A9040F" w:rsidP="00E22B55">
      <w:pPr>
        <w:spacing w:after="0" w:line="360" w:lineRule="auto"/>
        <w:rPr>
          <w:rFonts w:ascii="Arial" w:hAnsi="Arial" w:cs="Arial"/>
          <w:sz w:val="24"/>
          <w:szCs w:val="24"/>
        </w:rPr>
      </w:pPr>
    </w:p>
    <w:p w14:paraId="6C5EF485" w14:textId="0877EB56" w:rsid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70FE4AF4" w14:textId="77777777" w:rsidTr="00326230">
        <w:tc>
          <w:tcPr>
            <w:tcW w:w="8732" w:type="dxa"/>
            <w:tcBorders>
              <w:top w:val="nil"/>
              <w:left w:val="nil"/>
              <w:bottom w:val="nil"/>
              <w:right w:val="nil"/>
            </w:tcBorders>
          </w:tcPr>
          <w:p w14:paraId="324B4C2D" w14:textId="77777777" w:rsidR="00326230" w:rsidRDefault="00326230" w:rsidP="00326230">
            <w:pPr>
              <w:keepNext/>
              <w:spacing w:after="0" w:line="360" w:lineRule="auto"/>
              <w:jc w:val="center"/>
            </w:pPr>
            <w:r>
              <w:rPr>
                <w:noProof/>
              </w:rPr>
              <w:drawing>
                <wp:inline distT="0" distB="0" distL="0" distR="0" wp14:anchorId="745ACA25" wp14:editId="2689792C">
                  <wp:extent cx="3744410" cy="13762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327" cy="1382457"/>
                          </a:xfrm>
                          <a:prstGeom prst="rect">
                            <a:avLst/>
                          </a:prstGeom>
                          <a:noFill/>
                          <a:ln>
                            <a:noFill/>
                          </a:ln>
                        </pic:spPr>
                      </pic:pic>
                    </a:graphicData>
                  </a:graphic>
                </wp:inline>
              </w:drawing>
            </w:r>
          </w:p>
          <w:p w14:paraId="679C448A" w14:textId="57B9C623" w:rsidR="00326230" w:rsidRPr="00326230" w:rsidRDefault="00326230" w:rsidP="00326230">
            <w:pPr>
              <w:pStyle w:val="Caption"/>
              <w:jc w:val="center"/>
              <w:rPr>
                <w:rFonts w:ascii="Arial" w:hAnsi="Arial" w:cs="Arial"/>
                <w:color w:val="auto"/>
                <w:sz w:val="28"/>
                <w:szCs w:val="28"/>
              </w:rPr>
            </w:pPr>
            <w:bookmarkStart w:id="93" w:name="_Toc97826672"/>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34</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93"/>
          </w:p>
        </w:tc>
      </w:tr>
    </w:tbl>
    <w:p w14:paraId="7B8BF737" w14:textId="77777777" w:rsidR="00326230" w:rsidRDefault="00326230"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0ACA16D1" w14:textId="77777777" w:rsidTr="00326230">
        <w:tc>
          <w:tcPr>
            <w:tcW w:w="8732" w:type="dxa"/>
            <w:tcBorders>
              <w:top w:val="nil"/>
              <w:left w:val="nil"/>
              <w:bottom w:val="nil"/>
              <w:right w:val="nil"/>
            </w:tcBorders>
          </w:tcPr>
          <w:p w14:paraId="5D773269" w14:textId="483D3614" w:rsidR="00326230" w:rsidRDefault="00665DA3" w:rsidP="00326230">
            <w:pPr>
              <w:keepNext/>
              <w:spacing w:after="0" w:line="360" w:lineRule="auto"/>
              <w:jc w:val="center"/>
            </w:pPr>
            <w:r>
              <w:rPr>
                <w:noProof/>
              </w:rPr>
              <w:lastRenderedPageBreak/>
              <w:drawing>
                <wp:inline distT="0" distB="0" distL="0" distR="0" wp14:anchorId="64F2ED35" wp14:editId="747DFA27">
                  <wp:extent cx="3813859" cy="28404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6400" cy="2849824"/>
                          </a:xfrm>
                          <a:prstGeom prst="rect">
                            <a:avLst/>
                          </a:prstGeom>
                          <a:noFill/>
                          <a:ln>
                            <a:noFill/>
                          </a:ln>
                        </pic:spPr>
                      </pic:pic>
                    </a:graphicData>
                  </a:graphic>
                </wp:inline>
              </w:drawing>
            </w:r>
          </w:p>
          <w:p w14:paraId="6E0D2ED2" w14:textId="01096BFE" w:rsidR="00326230" w:rsidRPr="00326230" w:rsidRDefault="00326230" w:rsidP="00326230">
            <w:pPr>
              <w:pStyle w:val="Caption"/>
              <w:jc w:val="center"/>
              <w:rPr>
                <w:rFonts w:ascii="Arial" w:hAnsi="Arial" w:cs="Arial"/>
                <w:color w:val="auto"/>
                <w:sz w:val="28"/>
                <w:szCs w:val="28"/>
              </w:rPr>
            </w:pPr>
            <w:bookmarkStart w:id="94" w:name="_Toc97826673"/>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35</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w:t>
            </w:r>
            <w:r>
              <w:rPr>
                <w:rFonts w:ascii="Arial" w:hAnsi="Arial" w:cs="Arial"/>
                <w:color w:val="auto"/>
                <w:sz w:val="20"/>
                <w:szCs w:val="20"/>
              </w:rPr>
              <w:t>ε</w:t>
            </w:r>
            <w:r w:rsidRPr="00326230">
              <w:rPr>
                <w:rFonts w:ascii="Arial" w:hAnsi="Arial" w:cs="Arial"/>
                <w:color w:val="auto"/>
                <w:sz w:val="20"/>
                <w:szCs w:val="20"/>
              </w:rPr>
              <w:t xml:space="preserve">λέσματα της μεθόδου </w:t>
            </w:r>
            <w:r w:rsidRPr="00326230">
              <w:rPr>
                <w:rFonts w:ascii="Arial" w:hAnsi="Arial" w:cs="Arial"/>
                <w:color w:val="auto"/>
                <w:sz w:val="20"/>
                <w:szCs w:val="20"/>
                <w:lang w:val="en-US"/>
              </w:rPr>
              <w:t>Elbow</w:t>
            </w:r>
            <w:r w:rsidRPr="00326230">
              <w:rPr>
                <w:rFonts w:ascii="Arial" w:hAnsi="Arial" w:cs="Arial"/>
                <w:color w:val="auto"/>
                <w:sz w:val="20"/>
                <w:szCs w:val="20"/>
              </w:rPr>
              <w:t xml:space="preserve"> για τον καρπό</w:t>
            </w:r>
            <w:bookmarkEnd w:id="94"/>
          </w:p>
        </w:tc>
      </w:tr>
    </w:tbl>
    <w:p w14:paraId="13BB657C" w14:textId="7ED1EB0A" w:rsidR="00A9040F" w:rsidRDefault="00A9040F" w:rsidP="00E22B55">
      <w:pPr>
        <w:spacing w:after="0" w:line="360" w:lineRule="auto"/>
        <w:rPr>
          <w:rFonts w:ascii="Arial" w:hAnsi="Arial" w:cs="Arial"/>
          <w:sz w:val="24"/>
          <w:szCs w:val="24"/>
        </w:rPr>
      </w:pPr>
    </w:p>
    <w:p w14:paraId="1BEBC3BA" w14:textId="66C1EB4B" w:rsidR="00326230" w:rsidRDefault="00326230" w:rsidP="003602D6">
      <w:pPr>
        <w:spacing w:after="0" w:line="360" w:lineRule="auto"/>
        <w:jc w:val="both"/>
        <w:rPr>
          <w:rFonts w:ascii="Arial" w:hAnsi="Arial" w:cs="Arial"/>
          <w:sz w:val="24"/>
          <w:szCs w:val="24"/>
        </w:rPr>
      </w:pPr>
      <w:r>
        <w:rPr>
          <w:rFonts w:ascii="Arial" w:hAnsi="Arial" w:cs="Arial"/>
          <w:sz w:val="24"/>
          <w:szCs w:val="24"/>
        </w:rPr>
        <w:t xml:space="preserve">Όπως βλέπουμε και για τον καρπό, το βέλτιστο πλήθος συστάδων είναι το 3. Αυτό συμβαίνει γιατί η κίνηση της βολής αποτελείται 3 φάσης. Η πρώτη φάση είναι το σημείο έναρξης των σημείων του χεριού (ώμος, αγκώνας και καρπός) και πιάνει λίγο και από την έναρξη εκτέλεσης </w:t>
      </w:r>
      <w:r w:rsidR="001B2427">
        <w:rPr>
          <w:rFonts w:ascii="Arial" w:hAnsi="Arial" w:cs="Arial"/>
          <w:sz w:val="24"/>
          <w:szCs w:val="24"/>
        </w:rPr>
        <w:t xml:space="preserve">της </w:t>
      </w:r>
      <w:r>
        <w:rPr>
          <w:rFonts w:ascii="Arial" w:hAnsi="Arial" w:cs="Arial"/>
          <w:sz w:val="24"/>
          <w:szCs w:val="24"/>
        </w:rPr>
        <w:t>βολής</w:t>
      </w:r>
      <w:r w:rsidR="001B2427">
        <w:rPr>
          <w:rFonts w:ascii="Arial" w:hAnsi="Arial" w:cs="Arial"/>
          <w:sz w:val="24"/>
          <w:szCs w:val="24"/>
        </w:rPr>
        <w:t xml:space="preserve">. Η δεύτερη φάση είναι όταν έχει ξεκινήσει η εκτέλεση της βολής και φτάνει έως και λίγο πριν το τελικό σημείο πριν απελευθερωθεί η μπάλα από το χέρι. Η τρίτη φάση είναι πριν και μετά την απελευθέρωση της μπάλας. Άρα με την βοήθεια της Μηχανικής Μάθησης αποτυπώνονται οι παραπάνω φάσεις και μπορούν να αναλυθούν με μεγαλύτερη ακρίβεια τα λάθη που γίνονται. Επίσης εντοπίζεται και η φάση στην οποία ο αθλητής κάνει λάθος, έτσι μπορούν να γίνουν ακόμα πιο ακριβής υποδείξεις για την βελτίωση της βολής του αθλητή. Παρακάτω φαίνονται και τα αποτελέσματα της </w:t>
      </w:r>
      <w:proofErr w:type="spellStart"/>
      <w:r w:rsidR="001B2427">
        <w:rPr>
          <w:rFonts w:ascii="Arial" w:hAnsi="Arial" w:cs="Arial"/>
          <w:sz w:val="24"/>
          <w:szCs w:val="24"/>
        </w:rPr>
        <w:t>συσταδοποιήσης</w:t>
      </w:r>
      <w:proofErr w:type="spellEnd"/>
      <w:r w:rsidR="001B2427">
        <w:rPr>
          <w:rFonts w:ascii="Arial" w:hAnsi="Arial" w:cs="Arial"/>
          <w:sz w:val="24"/>
          <w:szCs w:val="24"/>
        </w:rPr>
        <w:t>.</w:t>
      </w:r>
    </w:p>
    <w:p w14:paraId="386C8E4A" w14:textId="36EB43E4"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3F21D4DF" w14:textId="77777777" w:rsidTr="001B2427">
        <w:tc>
          <w:tcPr>
            <w:tcW w:w="8732" w:type="dxa"/>
            <w:tcBorders>
              <w:top w:val="nil"/>
              <w:left w:val="nil"/>
              <w:bottom w:val="nil"/>
              <w:right w:val="nil"/>
            </w:tcBorders>
          </w:tcPr>
          <w:p w14:paraId="1B1C27E9" w14:textId="77777777" w:rsidR="001B2427" w:rsidRDefault="001B2427" w:rsidP="001B2427">
            <w:pPr>
              <w:keepNext/>
              <w:spacing w:after="0" w:line="360" w:lineRule="auto"/>
              <w:jc w:val="center"/>
            </w:pPr>
            <w:r>
              <w:rPr>
                <w:noProof/>
              </w:rPr>
              <w:lastRenderedPageBreak/>
              <w:drawing>
                <wp:inline distT="0" distB="0" distL="0" distR="0" wp14:anchorId="728B3589" wp14:editId="46979E2D">
                  <wp:extent cx="4261900" cy="305138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6306" cy="3054543"/>
                          </a:xfrm>
                          <a:prstGeom prst="rect">
                            <a:avLst/>
                          </a:prstGeom>
                          <a:noFill/>
                          <a:ln>
                            <a:noFill/>
                          </a:ln>
                        </pic:spPr>
                      </pic:pic>
                    </a:graphicData>
                  </a:graphic>
                </wp:inline>
              </w:drawing>
            </w:r>
          </w:p>
          <w:p w14:paraId="3624DC3D" w14:textId="0354585A" w:rsidR="001B2427" w:rsidRPr="001B2427" w:rsidRDefault="001B2427" w:rsidP="001B2427">
            <w:pPr>
              <w:pStyle w:val="Caption"/>
              <w:jc w:val="center"/>
              <w:rPr>
                <w:rFonts w:ascii="Arial" w:hAnsi="Arial" w:cs="Arial"/>
                <w:color w:val="auto"/>
                <w:sz w:val="28"/>
                <w:szCs w:val="28"/>
              </w:rPr>
            </w:pPr>
            <w:bookmarkStart w:id="95" w:name="_Toc97826674"/>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36</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ώμο</w:t>
            </w:r>
            <w:bookmarkEnd w:id="95"/>
          </w:p>
        </w:tc>
      </w:tr>
    </w:tbl>
    <w:p w14:paraId="7A9848B5"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AB0D035" w14:textId="77777777" w:rsidTr="001B2427">
        <w:tc>
          <w:tcPr>
            <w:tcW w:w="8732" w:type="dxa"/>
            <w:tcBorders>
              <w:top w:val="nil"/>
              <w:left w:val="nil"/>
              <w:bottom w:val="nil"/>
              <w:right w:val="nil"/>
            </w:tcBorders>
          </w:tcPr>
          <w:p w14:paraId="7796EFCC" w14:textId="77777777" w:rsidR="001B2427" w:rsidRDefault="001B2427" w:rsidP="001B2427">
            <w:pPr>
              <w:keepNext/>
              <w:spacing w:after="0" w:line="360" w:lineRule="auto"/>
              <w:jc w:val="center"/>
            </w:pPr>
            <w:r>
              <w:rPr>
                <w:noProof/>
              </w:rPr>
              <w:drawing>
                <wp:inline distT="0" distB="0" distL="0" distR="0" wp14:anchorId="3BDE1B4C" wp14:editId="19B2147C">
                  <wp:extent cx="4434570" cy="33236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3167" cy="3330088"/>
                          </a:xfrm>
                          <a:prstGeom prst="rect">
                            <a:avLst/>
                          </a:prstGeom>
                          <a:noFill/>
                          <a:ln>
                            <a:noFill/>
                          </a:ln>
                        </pic:spPr>
                      </pic:pic>
                    </a:graphicData>
                  </a:graphic>
                </wp:inline>
              </w:drawing>
            </w:r>
          </w:p>
          <w:p w14:paraId="305652BC" w14:textId="18383AB2" w:rsidR="001B2427" w:rsidRPr="001B2427" w:rsidRDefault="001B2427" w:rsidP="001B2427">
            <w:pPr>
              <w:pStyle w:val="Caption"/>
              <w:jc w:val="center"/>
              <w:rPr>
                <w:rFonts w:ascii="Arial" w:hAnsi="Arial" w:cs="Arial"/>
                <w:color w:val="auto"/>
                <w:sz w:val="28"/>
                <w:szCs w:val="28"/>
              </w:rPr>
            </w:pPr>
            <w:bookmarkStart w:id="96" w:name="_Toc97826675"/>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37</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αγκώνα</w:t>
            </w:r>
            <w:bookmarkEnd w:id="96"/>
          </w:p>
        </w:tc>
      </w:tr>
    </w:tbl>
    <w:p w14:paraId="616D1CD4" w14:textId="31F7EB86" w:rsidR="001B2427" w:rsidRDefault="001B2427" w:rsidP="00326230">
      <w:pPr>
        <w:spacing w:after="0" w:line="360" w:lineRule="auto"/>
        <w:rPr>
          <w:rFonts w:ascii="Arial" w:hAnsi="Arial" w:cs="Arial"/>
          <w:sz w:val="24"/>
          <w:szCs w:val="24"/>
        </w:rPr>
      </w:pPr>
    </w:p>
    <w:p w14:paraId="0F134CD9"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1DEED47" w14:textId="77777777" w:rsidTr="001B2427">
        <w:tc>
          <w:tcPr>
            <w:tcW w:w="8732" w:type="dxa"/>
            <w:tcBorders>
              <w:top w:val="nil"/>
              <w:left w:val="nil"/>
              <w:bottom w:val="nil"/>
              <w:right w:val="nil"/>
            </w:tcBorders>
          </w:tcPr>
          <w:p w14:paraId="08B1A8FA" w14:textId="77777777" w:rsidR="001B2427" w:rsidRDefault="001B2427" w:rsidP="001B2427">
            <w:pPr>
              <w:keepNext/>
              <w:spacing w:after="0" w:line="360" w:lineRule="auto"/>
              <w:jc w:val="center"/>
            </w:pPr>
            <w:r>
              <w:rPr>
                <w:noProof/>
              </w:rPr>
              <w:lastRenderedPageBreak/>
              <w:drawing>
                <wp:inline distT="0" distB="0" distL="0" distR="0" wp14:anchorId="71CCFD11" wp14:editId="02997133">
                  <wp:extent cx="4301656" cy="322402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6843" cy="3235409"/>
                          </a:xfrm>
                          <a:prstGeom prst="rect">
                            <a:avLst/>
                          </a:prstGeom>
                          <a:noFill/>
                          <a:ln>
                            <a:noFill/>
                          </a:ln>
                        </pic:spPr>
                      </pic:pic>
                    </a:graphicData>
                  </a:graphic>
                </wp:inline>
              </w:drawing>
            </w:r>
          </w:p>
          <w:p w14:paraId="3AE1574D" w14:textId="3497CE36" w:rsidR="001B2427" w:rsidRPr="001B2427" w:rsidRDefault="001B2427" w:rsidP="001B2427">
            <w:pPr>
              <w:pStyle w:val="Caption"/>
              <w:jc w:val="center"/>
              <w:rPr>
                <w:rFonts w:ascii="Arial" w:hAnsi="Arial" w:cs="Arial"/>
                <w:color w:val="auto"/>
                <w:sz w:val="28"/>
                <w:szCs w:val="28"/>
              </w:rPr>
            </w:pPr>
            <w:bookmarkStart w:id="97" w:name="_Toc97826676"/>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38</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καρπό</w:t>
            </w:r>
            <w:bookmarkEnd w:id="97"/>
          </w:p>
        </w:tc>
      </w:tr>
    </w:tbl>
    <w:p w14:paraId="645FCE9E" w14:textId="77777777" w:rsidR="001B2427" w:rsidRDefault="001B2427" w:rsidP="00326230">
      <w:pPr>
        <w:spacing w:after="0" w:line="360" w:lineRule="auto"/>
        <w:rPr>
          <w:rFonts w:ascii="Arial" w:hAnsi="Arial" w:cs="Arial"/>
          <w:sz w:val="24"/>
          <w:szCs w:val="24"/>
        </w:rPr>
      </w:pPr>
    </w:p>
    <w:p w14:paraId="2F0DBEBD" w14:textId="77777777" w:rsidR="001B2427" w:rsidRPr="00326230" w:rsidRDefault="001B2427" w:rsidP="00326230">
      <w:pPr>
        <w:spacing w:after="0" w:line="360" w:lineRule="auto"/>
        <w:rPr>
          <w:rFonts w:ascii="Arial" w:hAnsi="Arial" w:cs="Arial"/>
          <w:sz w:val="24"/>
          <w:szCs w:val="24"/>
        </w:rPr>
      </w:pPr>
    </w:p>
    <w:p w14:paraId="7F61FC30" w14:textId="1053E6C7" w:rsidR="008B1B9A" w:rsidRPr="004A04A6" w:rsidRDefault="00113014" w:rsidP="00113014">
      <w:pPr>
        <w:spacing w:after="0" w:line="360" w:lineRule="auto"/>
        <w:ind w:firstLine="227"/>
        <w:jc w:val="both"/>
        <w:rPr>
          <w:rFonts w:ascii="Arial" w:hAnsi="Arial" w:cs="Arial"/>
          <w:sz w:val="24"/>
          <w:szCs w:val="24"/>
        </w:rPr>
      </w:pPr>
      <w:r>
        <w:rPr>
          <w:rFonts w:ascii="Arial" w:hAnsi="Arial" w:cs="Arial"/>
          <w:sz w:val="24"/>
          <w:szCs w:val="24"/>
        </w:rPr>
        <w:t xml:space="preserve">Συνοψίζοντας, με την χρήση της Μηχανικής Μάθησης και της Όρασης Υπολογιστών καταφέραμε να υλοποιήσουμε μία εφαρμογή με την οποία βελτιστοποιείται η αθλητική απόδοση, έχοντας ως πρότυπο τα δεδομένα ενός επαγγελματία αθλητή. Μπορούν να αναλυθούν οι φάσεις τις κίνησης των βολών οπότε είναι εύκολο να εντοπιστούν τα πρότυπα και οι διαφορές με την χρήση των διαγραμμάτων και του αποτελέσματος της συσταδοποίησης. Το σύνολο του κώδικα, βρίσκεται στο αντίστοιχο </w:t>
      </w:r>
      <w:r>
        <w:rPr>
          <w:rFonts w:ascii="Arial" w:hAnsi="Arial" w:cs="Arial"/>
          <w:sz w:val="24"/>
          <w:szCs w:val="24"/>
          <w:lang w:val="en-US"/>
        </w:rPr>
        <w:t>repository</w:t>
      </w:r>
      <w:r>
        <w:rPr>
          <w:rFonts w:ascii="Arial" w:hAnsi="Arial" w:cs="Arial"/>
          <w:sz w:val="24"/>
          <w:szCs w:val="24"/>
        </w:rPr>
        <w:t xml:space="preserve"> στον λογαριασμό μου στο </w:t>
      </w:r>
      <w:r>
        <w:rPr>
          <w:rFonts w:ascii="Arial" w:hAnsi="Arial" w:cs="Arial"/>
          <w:sz w:val="24"/>
          <w:szCs w:val="24"/>
          <w:lang w:val="en-US"/>
        </w:rPr>
        <w:t>GitHub</w:t>
      </w:r>
      <w:r w:rsidR="00EB0DCC">
        <w:rPr>
          <w:rFonts w:ascii="Arial" w:hAnsi="Arial" w:cs="Arial"/>
          <w:sz w:val="24"/>
          <w:szCs w:val="24"/>
        </w:rPr>
        <w:t xml:space="preserve"> </w:t>
      </w:r>
      <w:r w:rsidRPr="00113014">
        <w:rPr>
          <w:rFonts w:ascii="Arial" w:hAnsi="Arial" w:cs="Arial"/>
          <w:sz w:val="24"/>
          <w:szCs w:val="24"/>
        </w:rPr>
        <w:t>[</w:t>
      </w:r>
      <w:r w:rsidR="00EB0DCC">
        <w:rPr>
          <w:rFonts w:ascii="Arial" w:hAnsi="Arial" w:cs="Arial"/>
          <w:sz w:val="24"/>
          <w:szCs w:val="24"/>
        </w:rPr>
        <w:t>93</w:t>
      </w:r>
      <w:r w:rsidRPr="00113014">
        <w:rPr>
          <w:rFonts w:ascii="Arial" w:hAnsi="Arial" w:cs="Arial"/>
          <w:sz w:val="24"/>
          <w:szCs w:val="24"/>
        </w:rPr>
        <w:t>].</w:t>
      </w:r>
    </w:p>
    <w:p w14:paraId="056BC7D8" w14:textId="77777777" w:rsidR="00113014" w:rsidRDefault="00113014" w:rsidP="00113014">
      <w:pPr>
        <w:spacing w:after="0" w:line="360" w:lineRule="auto"/>
        <w:ind w:firstLine="227"/>
        <w:jc w:val="both"/>
        <w:rPr>
          <w:rFonts w:ascii="Arial" w:hAnsi="Arial" w:cs="Arial"/>
          <w:sz w:val="24"/>
          <w:szCs w:val="24"/>
        </w:rPr>
      </w:pPr>
    </w:p>
    <w:p w14:paraId="4F5492FB" w14:textId="7A978285" w:rsidR="008B1B9A" w:rsidRDefault="008B1B9A" w:rsidP="00E22B55">
      <w:pPr>
        <w:spacing w:after="0" w:line="360" w:lineRule="auto"/>
        <w:rPr>
          <w:rFonts w:ascii="Arial" w:hAnsi="Arial" w:cs="Arial"/>
          <w:sz w:val="24"/>
          <w:szCs w:val="24"/>
        </w:rPr>
      </w:pPr>
    </w:p>
    <w:p w14:paraId="21771244" w14:textId="70048E8C" w:rsidR="008B1B9A" w:rsidRDefault="008B1B9A" w:rsidP="00E22B55">
      <w:pPr>
        <w:spacing w:after="0" w:line="360" w:lineRule="auto"/>
        <w:rPr>
          <w:rFonts w:ascii="Arial" w:hAnsi="Arial" w:cs="Arial"/>
          <w:sz w:val="24"/>
          <w:szCs w:val="24"/>
        </w:rPr>
      </w:pPr>
    </w:p>
    <w:p w14:paraId="79DD7483" w14:textId="3FCBB5E8" w:rsidR="008B1B9A" w:rsidRDefault="008B1B9A" w:rsidP="00E22B55">
      <w:pPr>
        <w:spacing w:after="0" w:line="360" w:lineRule="auto"/>
        <w:rPr>
          <w:rFonts w:ascii="Arial" w:hAnsi="Arial" w:cs="Arial"/>
          <w:sz w:val="24"/>
          <w:szCs w:val="24"/>
        </w:rPr>
      </w:pPr>
    </w:p>
    <w:p w14:paraId="050E69EA" w14:textId="1501E750" w:rsidR="008B1B9A" w:rsidRDefault="008B1B9A" w:rsidP="00E22B55">
      <w:pPr>
        <w:spacing w:after="0" w:line="360" w:lineRule="auto"/>
        <w:rPr>
          <w:rFonts w:ascii="Arial" w:hAnsi="Arial" w:cs="Arial"/>
          <w:sz w:val="24"/>
          <w:szCs w:val="24"/>
        </w:rPr>
      </w:pPr>
    </w:p>
    <w:p w14:paraId="0513AF79" w14:textId="5F3F6C67" w:rsidR="008B1B9A" w:rsidRDefault="008B1B9A" w:rsidP="00E22B55">
      <w:pPr>
        <w:spacing w:after="0" w:line="360" w:lineRule="auto"/>
        <w:rPr>
          <w:rFonts w:ascii="Arial" w:hAnsi="Arial" w:cs="Arial"/>
          <w:sz w:val="24"/>
          <w:szCs w:val="24"/>
        </w:rPr>
      </w:pPr>
    </w:p>
    <w:p w14:paraId="1F2E9525" w14:textId="591C6B3B" w:rsidR="008B1B9A" w:rsidRDefault="008B1B9A" w:rsidP="00E22B55">
      <w:pPr>
        <w:spacing w:after="0" w:line="360" w:lineRule="auto"/>
        <w:rPr>
          <w:rFonts w:ascii="Arial" w:hAnsi="Arial" w:cs="Arial"/>
          <w:sz w:val="24"/>
          <w:szCs w:val="24"/>
        </w:rPr>
      </w:pPr>
    </w:p>
    <w:p w14:paraId="324A9884" w14:textId="72C9D0DF" w:rsidR="008B1B9A" w:rsidRDefault="008B1B9A" w:rsidP="00E22B55">
      <w:pPr>
        <w:spacing w:after="0" w:line="360" w:lineRule="auto"/>
        <w:rPr>
          <w:rFonts w:ascii="Arial" w:hAnsi="Arial" w:cs="Arial"/>
          <w:sz w:val="24"/>
          <w:szCs w:val="24"/>
        </w:rPr>
      </w:pPr>
    </w:p>
    <w:p w14:paraId="435F01CF" w14:textId="2ED53359" w:rsidR="008B1B9A" w:rsidRDefault="008B1B9A" w:rsidP="00E22B55">
      <w:pPr>
        <w:spacing w:after="0" w:line="360" w:lineRule="auto"/>
        <w:rPr>
          <w:rFonts w:ascii="Arial" w:hAnsi="Arial" w:cs="Arial"/>
          <w:sz w:val="24"/>
          <w:szCs w:val="24"/>
        </w:rPr>
      </w:pPr>
    </w:p>
    <w:p w14:paraId="441FAC4E" w14:textId="77777777" w:rsidR="008B1B9A" w:rsidRDefault="008B1B9A" w:rsidP="00E22B55">
      <w:pPr>
        <w:spacing w:after="0" w:line="360" w:lineRule="auto"/>
        <w:rPr>
          <w:rFonts w:ascii="Arial" w:hAnsi="Arial" w:cs="Arial"/>
          <w:sz w:val="24"/>
          <w:szCs w:val="24"/>
        </w:rPr>
      </w:pPr>
    </w:p>
    <w:p w14:paraId="4C8DFF1A" w14:textId="77777777" w:rsidR="00A9040F" w:rsidRPr="005E711A" w:rsidRDefault="00A9040F"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lastRenderedPageBreak/>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98" w:name="_Toc97826637"/>
      <w:r w:rsidRPr="00CC59F7">
        <w:rPr>
          <w:rFonts w:ascii="Arial" w:hAnsi="Arial" w:cs="Arial"/>
          <w:b/>
          <w:bCs/>
          <w:color w:val="auto"/>
          <w:sz w:val="28"/>
          <w:szCs w:val="28"/>
        </w:rPr>
        <w:t>ΣΥΜΠΕΡΑΣΜΑΤΑ</w:t>
      </w:r>
      <w:bookmarkEnd w:id="98"/>
    </w:p>
    <w:p w14:paraId="6FAC3C97" w14:textId="77777777" w:rsidR="00CC2FC4" w:rsidRPr="00CC59F7" w:rsidRDefault="00CC2FC4" w:rsidP="00CC2FC4">
      <w:pPr>
        <w:pStyle w:val="Default"/>
        <w:spacing w:line="360" w:lineRule="auto"/>
        <w:ind w:firstLine="227"/>
        <w:jc w:val="both"/>
      </w:pPr>
    </w:p>
    <w:p w14:paraId="34CD958C" w14:textId="0F977861" w:rsidR="00646107" w:rsidRDefault="004B05CC" w:rsidP="00646107">
      <w:pPr>
        <w:pStyle w:val="Default"/>
        <w:spacing w:line="360" w:lineRule="auto"/>
        <w:ind w:firstLine="227"/>
        <w:jc w:val="both"/>
      </w:pPr>
      <w:r>
        <w:t xml:space="preserve">Πραγματοποιώντας την παραπάνω εφαρμογή, </w:t>
      </w:r>
      <w:r w:rsidR="00D20AE5">
        <w:t>παρατηρήσαμε</w:t>
      </w:r>
      <w:r>
        <w:t xml:space="preserve"> την σημαντικότητα της ποιότητας των δεδομένων καθώς και της επεξεργασίας τους. Είναι σημαντικό να δοθεί μεγάλη προσοχή κατά την λήψη των δεδομένων καθώς αυτά είναι ο πρώτος παράγοντας για την εκπόνηση μίας επιτυχημένης εφαρμογής Μηχανικής Μάθησης. Οι δυνατότητες της Μηχανικής Μάθησης είναι μεγάλες.</w:t>
      </w:r>
      <w:r w:rsidR="00646107">
        <w:t xml:space="preserve"> </w:t>
      </w:r>
      <w:r w:rsidR="001256D2">
        <w:t xml:space="preserve">Με την χρήση της </w:t>
      </w:r>
      <w:r w:rsidR="00646107">
        <w:t>πειραματική</w:t>
      </w:r>
      <w:r w:rsidR="001256D2">
        <w:t>ς</w:t>
      </w:r>
      <w:r w:rsidR="00646107">
        <w:t xml:space="preserve"> εφαρμογή</w:t>
      </w:r>
      <w:r w:rsidR="001256D2">
        <w:t>ς</w:t>
      </w:r>
      <w:r w:rsidR="00646107">
        <w:t xml:space="preserve"> που αναπτύχθηκε, καταφέρν</w:t>
      </w:r>
      <w:r w:rsidR="001256D2">
        <w:t>ουμε</w:t>
      </w:r>
      <w:r w:rsidR="00646107">
        <w:t xml:space="preserve"> και παράγ</w:t>
      </w:r>
      <w:r w:rsidR="001256D2">
        <w:t>ουμε</w:t>
      </w:r>
      <w:r w:rsidR="00646107">
        <w:t xml:space="preserve"> θετικά αποτελέσματα με τα οποία ένας αθλητής μπορεί να βελτιστοποίηση την απόδοση του. Με βάση την επεξεργασία που γίνεται στην εφαρμογή και έχοντας τα δεδομένα ενός επαγγελματία αθλητή είναι εφικτή η αλλαγή συγκεκριμένων σημείων κατά την διάρκεια της βολής, τα οποία μπορεί να αλλάξει ο χρήστης ώστε να </w:t>
      </w:r>
      <w:proofErr w:type="spellStart"/>
      <w:r w:rsidR="00646107">
        <w:t>βελτιστοποιήση</w:t>
      </w:r>
      <w:proofErr w:type="spellEnd"/>
      <w:r w:rsidR="00646107">
        <w:t xml:space="preserve"> την βολή του.</w:t>
      </w:r>
    </w:p>
    <w:p w14:paraId="1B9C9EF0" w14:textId="51535C30" w:rsidR="00F92649" w:rsidRDefault="00646107" w:rsidP="00646107">
      <w:pPr>
        <w:pStyle w:val="Default"/>
        <w:spacing w:line="360" w:lineRule="auto"/>
        <w:ind w:firstLine="227"/>
        <w:jc w:val="both"/>
      </w:pPr>
      <w:r>
        <w:t>Η εφαρμογή μπορεί να εμπλουτιστεί μελλοντικά. Θα μπορούσε να υπολογίζει την ομοιότητα του ερασιτέχνη αθλητή με του επαγγελματία αθλητή και να βγάζει ένα ποσοστό ομοιότητας ως αποτέλεσμα, με την χρήση κατάλληλης μετρικής. Επίσης, θα μπορούσαν να αξιοποιηθούν</w:t>
      </w:r>
      <w:r w:rsidR="00F92649">
        <w:t xml:space="preserve"> και η κίνη</w:t>
      </w:r>
      <w:r w:rsidR="001256D2">
        <w:t>σ</w:t>
      </w:r>
      <w:r w:rsidR="00F92649">
        <w:t>η των ποδιών καθώς είναι σημαντική η δύναμη που αντλεί από το έδαφος</w:t>
      </w:r>
      <w:r w:rsidR="008B36EA">
        <w:t xml:space="preserve"> ο αθλητής</w:t>
      </w:r>
      <w:r w:rsidR="00F92649">
        <w:t>. Τέλος, μπορεί να αξιοποιηθεί και από την φυσική, η κυκλική κίνηση για να υπολογιστεί η δύναμη που παράγεται από το χέρι καθώς και η ταχύτητα που αναπτύσσει η μπάλα μετά την απελευθέρωσή της.</w:t>
      </w:r>
    </w:p>
    <w:p w14:paraId="5E5659DC" w14:textId="36609532" w:rsidR="005D6004" w:rsidRDefault="004B05CC" w:rsidP="00646107">
      <w:pPr>
        <w:pStyle w:val="Default"/>
        <w:spacing w:line="360" w:lineRule="auto"/>
        <w:ind w:firstLine="227"/>
        <w:jc w:val="both"/>
      </w:pPr>
      <w:r>
        <w:t>Αναλύοντας τα δεδομένα που παράγονται καθημερινά μπορ</w:t>
      </w:r>
      <w:r w:rsidR="002705E8">
        <w:t>εί</w:t>
      </w:r>
      <w:r>
        <w:t xml:space="preserve"> να βελτιστοποιηθεί η διάρκεια ζωής των αισθητήρων καθώς και η ποιότητα των μέσω</w:t>
      </w:r>
      <w:r w:rsidR="005D6004">
        <w:t>ν</w:t>
      </w:r>
      <w:r>
        <w:t xml:space="preserve"> επικοινωνίας </w:t>
      </w:r>
      <w:r w:rsidR="005D6004">
        <w:t xml:space="preserve">μας. </w:t>
      </w:r>
      <w:r w:rsidR="00F92649">
        <w:t xml:space="preserve">Επίσης η Μηχανική Μάθηση και η Όραση Υπολογιστών μπορούν να χρησιμοποιηθούν σε πολλούς τομείς όπως η Ιατρική και η περίθαλψη. Μέσω καμερών, μπορούν να παρακολουθούνται οι κινήσεις των ασθενών. Οπότε αν η κάμερα εντοπίσει ότι κάποιος ασθενείς </w:t>
      </w:r>
      <w:r w:rsidR="008B36EA">
        <w:t>βρίσκεται</w:t>
      </w:r>
      <w:r w:rsidR="00F92649">
        <w:t xml:space="preserve"> στο έδαφος </w:t>
      </w:r>
      <w:r w:rsidR="008B36EA">
        <w:t xml:space="preserve">λόγω ατυχήματος, </w:t>
      </w:r>
      <w:r w:rsidR="00F92649">
        <w:t xml:space="preserve">τότε θα </w:t>
      </w:r>
      <w:r w:rsidR="008B36EA">
        <w:t>ενημερώνονται</w:t>
      </w:r>
      <w:r w:rsidR="00F92649">
        <w:t xml:space="preserve"> οι νοσοκόμοι να τον βοηθήσουν. Αυτή η τεχνική ονομάζεται εντοπισμός πτώσης (</w:t>
      </w:r>
      <w:r w:rsidR="00F92649">
        <w:rPr>
          <w:lang w:val="en-US"/>
        </w:rPr>
        <w:t>fall</w:t>
      </w:r>
      <w:r w:rsidR="00F92649" w:rsidRPr="00F92649">
        <w:t xml:space="preserve"> </w:t>
      </w:r>
      <w:r w:rsidR="00F92649">
        <w:rPr>
          <w:lang w:val="en-US"/>
        </w:rPr>
        <w:t>detection</w:t>
      </w:r>
      <w:r w:rsidR="00F92649">
        <w:t>)</w:t>
      </w:r>
      <w:r w:rsidR="00F92649" w:rsidRPr="00F92649">
        <w:t xml:space="preserve"> </w:t>
      </w:r>
      <w:r w:rsidR="00F92649">
        <w:t xml:space="preserve">και χρησιμοποιεί την Όραση Υπολογιστών. Επίσης, ο συνδυασμός των δύο τεχνολογιών μπορεί να αξιοποιηθεί από τους προπονητές των ομάδων. Οι κάμερες μπορούν να παρακολουθούν τους αθλητές μίας ομάδας κατά την διάρκεια των αγώνων προκειμένου να παράγονται δεδομένα </w:t>
      </w:r>
      <w:r w:rsidR="00F92649">
        <w:lastRenderedPageBreak/>
        <w:t>επίδοσης (αντοχή, τεχνική κλπ.). Έτσι οι προπονητές μπορούν να εντοπίσουν ποιοι αθλητές έχουν αρκετή αντοχή και ποιοι είναι τεχνικά καλύτεροι, με αποτέλεσμα οι προπονητές να πάρουν καλύτερες αποφάσεις όταν κάνουν αλλαγές ή όταν δημιουργούν τις βασικές ομάδες με τις οποίες θα ξεκινήσουν τον αγώνα. Μ</w:t>
      </w:r>
      <w:r w:rsidR="002705E8">
        <w:t>ε την Μηχανική Μάθηση μπορούμε να διαχειριστούμε μεγάλο πλήθος δεδομένων. Με αυτό το χαρακτηριστικό μας δίνεται η δυνατότητα, να αλλάξουμε ριζικά τις ζωές μας προς το καλύτερο. Πλέον μπορούμε να βγάλουμε νόημα από το χάος των συνόλων δεδομένων που παράγονται καθημερινά. Ήρθε ο καιρός να εκμεταλλευτούμε</w:t>
      </w:r>
      <w:r w:rsidR="003E40DD">
        <w:t xml:space="preserve"> και </w:t>
      </w:r>
      <w:r w:rsidR="002705E8">
        <w:t xml:space="preserve"> αυτή την δυνατότητα </w:t>
      </w:r>
      <w:r w:rsidR="003E40DD">
        <w:t xml:space="preserve">της Τεχνητής Νοημοσύνης, ώστε να </w:t>
      </w:r>
      <w:r w:rsidR="00637BD5">
        <w:t>υλοποιήσουμε</w:t>
      </w:r>
      <w:r w:rsidR="003E40DD">
        <w:t xml:space="preserve"> εφαρμογές που κάνουν την ζωή μας καλύτερη</w:t>
      </w:r>
      <w:r w:rsidR="001D20AF">
        <w:t>.</w:t>
      </w:r>
    </w:p>
    <w:p w14:paraId="6FE30FBD" w14:textId="2E6AEA21" w:rsidR="008D3242" w:rsidRDefault="008D3242" w:rsidP="00E22B55">
      <w:pPr>
        <w:spacing w:after="0" w:line="360" w:lineRule="auto"/>
        <w:rPr>
          <w:rFonts w:ascii="Arial" w:hAnsi="Arial" w:cs="Arial"/>
          <w:sz w:val="24"/>
          <w:szCs w:val="24"/>
        </w:rPr>
      </w:pPr>
    </w:p>
    <w:p w14:paraId="5899537C" w14:textId="29431611" w:rsidR="004F41A2" w:rsidRDefault="004F41A2" w:rsidP="00E22B55">
      <w:pPr>
        <w:spacing w:after="0" w:line="360" w:lineRule="auto"/>
        <w:rPr>
          <w:rFonts w:ascii="Arial" w:hAnsi="Arial" w:cs="Arial"/>
          <w:sz w:val="24"/>
          <w:szCs w:val="24"/>
        </w:rPr>
      </w:pPr>
    </w:p>
    <w:p w14:paraId="0DB24E84" w14:textId="77777777" w:rsidR="005C35B5" w:rsidRDefault="005C35B5" w:rsidP="00E22B55">
      <w:pPr>
        <w:spacing w:after="0" w:line="360" w:lineRule="auto"/>
        <w:rPr>
          <w:rFonts w:ascii="Arial" w:hAnsi="Arial" w:cs="Arial"/>
          <w:sz w:val="24"/>
          <w:szCs w:val="24"/>
        </w:rPr>
      </w:pPr>
    </w:p>
    <w:p w14:paraId="4BAE272C" w14:textId="7816D7B6" w:rsidR="004F41A2" w:rsidRDefault="004F41A2" w:rsidP="00E22B55">
      <w:pPr>
        <w:spacing w:after="0" w:line="360" w:lineRule="auto"/>
        <w:rPr>
          <w:rFonts w:ascii="Arial" w:hAnsi="Arial" w:cs="Arial"/>
          <w:sz w:val="24"/>
          <w:szCs w:val="24"/>
        </w:rPr>
      </w:pPr>
    </w:p>
    <w:p w14:paraId="1F5E5E06" w14:textId="0249DE3B" w:rsidR="00F92649" w:rsidRDefault="00F92649" w:rsidP="00E22B55">
      <w:pPr>
        <w:spacing w:after="0" w:line="360" w:lineRule="auto"/>
        <w:rPr>
          <w:rFonts w:ascii="Arial" w:hAnsi="Arial" w:cs="Arial"/>
          <w:sz w:val="24"/>
          <w:szCs w:val="24"/>
        </w:rPr>
      </w:pPr>
    </w:p>
    <w:p w14:paraId="66DF2CF0" w14:textId="477015B3" w:rsidR="00F92649" w:rsidRDefault="00F92649" w:rsidP="00E22B55">
      <w:pPr>
        <w:spacing w:after="0" w:line="360" w:lineRule="auto"/>
        <w:rPr>
          <w:rFonts w:ascii="Arial" w:hAnsi="Arial" w:cs="Arial"/>
          <w:sz w:val="24"/>
          <w:szCs w:val="24"/>
        </w:rPr>
      </w:pPr>
    </w:p>
    <w:p w14:paraId="31FD61CC" w14:textId="383A86DF" w:rsidR="00F92649" w:rsidRDefault="00F92649" w:rsidP="00E22B55">
      <w:pPr>
        <w:spacing w:after="0" w:line="360" w:lineRule="auto"/>
        <w:rPr>
          <w:rFonts w:ascii="Arial" w:hAnsi="Arial" w:cs="Arial"/>
          <w:sz w:val="24"/>
          <w:szCs w:val="24"/>
        </w:rPr>
      </w:pPr>
    </w:p>
    <w:p w14:paraId="3854FB18" w14:textId="1A08C02A" w:rsidR="00F92649" w:rsidRDefault="00F92649" w:rsidP="00E22B55">
      <w:pPr>
        <w:spacing w:after="0" w:line="360" w:lineRule="auto"/>
        <w:rPr>
          <w:rFonts w:ascii="Arial" w:hAnsi="Arial" w:cs="Arial"/>
          <w:sz w:val="24"/>
          <w:szCs w:val="24"/>
        </w:rPr>
      </w:pPr>
    </w:p>
    <w:p w14:paraId="5CC0D343" w14:textId="4795ACE8" w:rsidR="00F92649" w:rsidRDefault="00F92649" w:rsidP="00E22B55">
      <w:pPr>
        <w:spacing w:after="0" w:line="360" w:lineRule="auto"/>
        <w:rPr>
          <w:rFonts w:ascii="Arial" w:hAnsi="Arial" w:cs="Arial"/>
          <w:sz w:val="24"/>
          <w:szCs w:val="24"/>
        </w:rPr>
      </w:pPr>
    </w:p>
    <w:p w14:paraId="54170D3B" w14:textId="4B501354" w:rsidR="00F92649" w:rsidRDefault="00F92649" w:rsidP="00E22B55">
      <w:pPr>
        <w:spacing w:after="0" w:line="360" w:lineRule="auto"/>
        <w:rPr>
          <w:rFonts w:ascii="Arial" w:hAnsi="Arial" w:cs="Arial"/>
          <w:sz w:val="24"/>
          <w:szCs w:val="24"/>
        </w:rPr>
      </w:pPr>
    </w:p>
    <w:p w14:paraId="5A02678A" w14:textId="78DCB42C" w:rsidR="00F92649" w:rsidRDefault="00F92649" w:rsidP="00E22B55">
      <w:pPr>
        <w:spacing w:after="0" w:line="360" w:lineRule="auto"/>
        <w:rPr>
          <w:rFonts w:ascii="Arial" w:hAnsi="Arial" w:cs="Arial"/>
          <w:sz w:val="24"/>
          <w:szCs w:val="24"/>
        </w:rPr>
      </w:pPr>
    </w:p>
    <w:p w14:paraId="45F8F4B2" w14:textId="7916BE4C" w:rsidR="00F92649" w:rsidRDefault="00F92649" w:rsidP="00E22B55">
      <w:pPr>
        <w:spacing w:after="0" w:line="360" w:lineRule="auto"/>
        <w:rPr>
          <w:rFonts w:ascii="Arial" w:hAnsi="Arial" w:cs="Arial"/>
          <w:sz w:val="24"/>
          <w:szCs w:val="24"/>
        </w:rPr>
      </w:pPr>
    </w:p>
    <w:p w14:paraId="788F70ED" w14:textId="47F64394" w:rsidR="00F92649" w:rsidRDefault="00F92649" w:rsidP="00E22B55">
      <w:pPr>
        <w:spacing w:after="0" w:line="360" w:lineRule="auto"/>
        <w:rPr>
          <w:rFonts w:ascii="Arial" w:hAnsi="Arial" w:cs="Arial"/>
          <w:sz w:val="24"/>
          <w:szCs w:val="24"/>
        </w:rPr>
      </w:pPr>
    </w:p>
    <w:p w14:paraId="4D8B57DC" w14:textId="50BBFA74" w:rsidR="00F92649" w:rsidRDefault="00F92649" w:rsidP="00E22B55">
      <w:pPr>
        <w:spacing w:after="0" w:line="360" w:lineRule="auto"/>
        <w:rPr>
          <w:rFonts w:ascii="Arial" w:hAnsi="Arial" w:cs="Arial"/>
          <w:sz w:val="24"/>
          <w:szCs w:val="24"/>
        </w:rPr>
      </w:pPr>
    </w:p>
    <w:p w14:paraId="568410FA" w14:textId="7F7B219C" w:rsidR="00F92649" w:rsidRDefault="00F92649" w:rsidP="00E22B55">
      <w:pPr>
        <w:spacing w:after="0" w:line="360" w:lineRule="auto"/>
        <w:rPr>
          <w:rFonts w:ascii="Arial" w:hAnsi="Arial" w:cs="Arial"/>
          <w:sz w:val="24"/>
          <w:szCs w:val="24"/>
        </w:rPr>
      </w:pPr>
    </w:p>
    <w:p w14:paraId="31C55C60" w14:textId="0C4F36F7" w:rsidR="00F92649" w:rsidRDefault="00F92649" w:rsidP="00E22B55">
      <w:pPr>
        <w:spacing w:after="0" w:line="360" w:lineRule="auto"/>
        <w:rPr>
          <w:rFonts w:ascii="Arial" w:hAnsi="Arial" w:cs="Arial"/>
          <w:sz w:val="24"/>
          <w:szCs w:val="24"/>
        </w:rPr>
      </w:pPr>
    </w:p>
    <w:p w14:paraId="55FC4F36" w14:textId="55823D6A" w:rsidR="00F92649" w:rsidRDefault="00F92649" w:rsidP="00E22B55">
      <w:pPr>
        <w:spacing w:after="0" w:line="360" w:lineRule="auto"/>
        <w:rPr>
          <w:rFonts w:ascii="Arial" w:hAnsi="Arial" w:cs="Arial"/>
          <w:sz w:val="24"/>
          <w:szCs w:val="24"/>
        </w:rPr>
      </w:pPr>
    </w:p>
    <w:p w14:paraId="007AE474" w14:textId="68888766" w:rsidR="00F92649" w:rsidRDefault="00F92649" w:rsidP="00E22B55">
      <w:pPr>
        <w:spacing w:after="0" w:line="360" w:lineRule="auto"/>
        <w:rPr>
          <w:rFonts w:ascii="Arial" w:hAnsi="Arial" w:cs="Arial"/>
          <w:sz w:val="24"/>
          <w:szCs w:val="24"/>
        </w:rPr>
      </w:pPr>
    </w:p>
    <w:p w14:paraId="58BF5112" w14:textId="011B5539" w:rsidR="00F92649" w:rsidRDefault="00F92649" w:rsidP="00E22B55">
      <w:pPr>
        <w:spacing w:after="0" w:line="360" w:lineRule="auto"/>
        <w:rPr>
          <w:rFonts w:ascii="Arial" w:hAnsi="Arial" w:cs="Arial"/>
          <w:sz w:val="24"/>
          <w:szCs w:val="24"/>
        </w:rPr>
      </w:pPr>
    </w:p>
    <w:p w14:paraId="10A10D81" w14:textId="27C5A2C2" w:rsidR="00F92649" w:rsidRDefault="00F92649" w:rsidP="00E22B55">
      <w:pPr>
        <w:spacing w:after="0" w:line="360" w:lineRule="auto"/>
        <w:rPr>
          <w:rFonts w:ascii="Arial" w:hAnsi="Arial" w:cs="Arial"/>
          <w:sz w:val="24"/>
          <w:szCs w:val="24"/>
        </w:rPr>
      </w:pPr>
    </w:p>
    <w:p w14:paraId="6401A74B" w14:textId="77777777" w:rsidR="00CD71B3" w:rsidRDefault="00CD71B3" w:rsidP="00E22B55">
      <w:pPr>
        <w:spacing w:after="0" w:line="360" w:lineRule="auto"/>
        <w:rPr>
          <w:rFonts w:ascii="Arial" w:hAnsi="Arial" w:cs="Arial"/>
          <w:sz w:val="24"/>
          <w:szCs w:val="24"/>
        </w:rPr>
      </w:pPr>
    </w:p>
    <w:p w14:paraId="6FBCA02A" w14:textId="77777777" w:rsidR="00F92649" w:rsidRPr="00E139E6" w:rsidRDefault="00F92649"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99" w:name="_Toc97826638"/>
      <w:r>
        <w:rPr>
          <w:rFonts w:ascii="Arial" w:hAnsi="Arial" w:cs="Arial"/>
          <w:b/>
          <w:bCs/>
          <w:color w:val="auto"/>
          <w:sz w:val="28"/>
          <w:szCs w:val="28"/>
        </w:rPr>
        <w:lastRenderedPageBreak/>
        <w:t>Β</w:t>
      </w:r>
      <w:r w:rsidR="00BB43AA">
        <w:rPr>
          <w:rFonts w:ascii="Arial" w:hAnsi="Arial" w:cs="Arial"/>
          <w:b/>
          <w:bCs/>
          <w:color w:val="auto"/>
          <w:sz w:val="28"/>
          <w:szCs w:val="28"/>
        </w:rPr>
        <w:t>ΙΒΛΙΟΓΡΑΦΙΑ</w:t>
      </w:r>
      <w:bookmarkEnd w:id="99"/>
    </w:p>
    <w:p w14:paraId="1D68907F" w14:textId="7A26E69F" w:rsidR="0085370F" w:rsidRPr="005D6004" w:rsidRDefault="0085370F" w:rsidP="00E22B55">
      <w:pPr>
        <w:spacing w:after="0" w:line="360" w:lineRule="auto"/>
        <w:rPr>
          <w:rFonts w:ascii="Arial" w:hAnsi="Arial" w:cs="Arial"/>
          <w:sz w:val="24"/>
          <w:szCs w:val="24"/>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1"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2"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3"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itu</w:t>
        </w:r>
        <w:proofErr w:type="spellEnd"/>
        <w:r w:rsidRPr="00C218B8">
          <w:rPr>
            <w:rStyle w:val="Hyperlink"/>
          </w:rPr>
          <w:t>.</w:t>
        </w:r>
        <w:r w:rsidRPr="00011DE9">
          <w:rPr>
            <w:rStyle w:val="Hyperlink"/>
            <w:lang w:val="en-US"/>
          </w:rPr>
          <w:t>int</w:t>
        </w:r>
        <w:r w:rsidRPr="00C218B8">
          <w:rPr>
            <w:rStyle w:val="Hyperlink"/>
          </w:rPr>
          <w:t>/</w:t>
        </w:r>
        <w:proofErr w:type="spellStart"/>
        <w:r w:rsidRPr="00011DE9">
          <w:rPr>
            <w:rStyle w:val="Hyperlink"/>
            <w:lang w:val="en-US"/>
          </w:rPr>
          <w:t>en</w:t>
        </w:r>
        <w:proofErr w:type="spellEnd"/>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74"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5"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6"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77"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8"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r>
        <w:rPr>
          <w:lang w:val="en-US"/>
        </w:rPr>
        <w:t>Shiffman,</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79" w:history="1">
        <w:r w:rsidRPr="00910508">
          <w:rPr>
            <w:rStyle w:val="Hyperlink"/>
            <w:lang w:val="en-US"/>
          </w:rPr>
          <w:t>https</w:t>
        </w:r>
        <w:r w:rsidRPr="0071004D">
          <w:rPr>
            <w:rStyle w:val="Hyperlink"/>
          </w:rPr>
          <w:t>://</w:t>
        </w:r>
        <w:proofErr w:type="spellStart"/>
        <w:r w:rsidRPr="00910508">
          <w:rPr>
            <w:rStyle w:val="Hyperlink"/>
            <w:lang w:val="en-US"/>
          </w:rPr>
          <w:t>natureofcode</w:t>
        </w:r>
        <w:proofErr w:type="spellEnd"/>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0" w:anchor="History" w:history="1">
        <w:r w:rsidRPr="000D0D5B">
          <w:rPr>
            <w:rStyle w:val="Hyperlink"/>
            <w:lang w:val="en-US"/>
          </w:rPr>
          <w:t>https</w:t>
        </w:r>
        <w:r w:rsidRPr="000D0D5B">
          <w:rPr>
            <w:rStyle w:val="Hyperlink"/>
          </w:rPr>
          <w:t>://</w:t>
        </w:r>
        <w:proofErr w:type="spellStart"/>
        <w:r w:rsidRPr="000D0D5B">
          <w:rPr>
            <w:rStyle w:val="Hyperlink"/>
            <w:lang w:val="en-US"/>
          </w:rPr>
          <w:t>en</w:t>
        </w:r>
        <w:proofErr w:type="spellEnd"/>
        <w:r w:rsidRPr="000D0D5B">
          <w:rPr>
            <w:rStyle w:val="Hyperlink"/>
          </w:rPr>
          <w:t>.</w:t>
        </w:r>
        <w:proofErr w:type="spellStart"/>
        <w:r w:rsidRPr="000D0D5B">
          <w:rPr>
            <w:rStyle w:val="Hyperlink"/>
            <w:lang w:val="en-US"/>
          </w:rPr>
          <w:t>wikipedia</w:t>
        </w:r>
        <w:proofErr w:type="spellEnd"/>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1"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lastRenderedPageBreak/>
        <w:t xml:space="preserve">Tyagi, N. (2021, 23 January). </w:t>
      </w:r>
      <w:r w:rsidRPr="009C14EB">
        <w:rPr>
          <w:lang w:val="en-US"/>
        </w:rPr>
        <w:t xml:space="preserve">6 Major Branches of Artificial Intelligence (AI). </w:t>
      </w:r>
      <w:r w:rsidR="009C14EB">
        <w:t xml:space="preserve">Ανακτήθηκε από </w:t>
      </w:r>
      <w:hyperlink r:id="rId82"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proofErr w:type="spellStart"/>
        <w:r w:rsidRPr="009C14EB">
          <w:rPr>
            <w:rStyle w:val="Hyperlink"/>
            <w:lang w:val="en-US"/>
          </w:rPr>
          <w:t>analyticssteps</w:t>
        </w:r>
        <w:proofErr w:type="spellEnd"/>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proofErr w:type="spellStart"/>
      <w:r>
        <w:rPr>
          <w:lang w:val="en-US"/>
        </w:rPr>
        <w:t>Simplilearn</w:t>
      </w:r>
      <w:proofErr w:type="spellEnd"/>
      <w:r>
        <w:rPr>
          <w:lang w:val="en-US"/>
        </w:rPr>
        <w:t>.</w:t>
      </w:r>
      <w:r w:rsidRPr="00CE0B7A">
        <w:rPr>
          <w:lang w:val="en-US"/>
        </w:rPr>
        <w:t xml:space="preserve"> (2019, 5 </w:t>
      </w:r>
      <w:r>
        <w:rPr>
          <w:lang w:val="en-US"/>
        </w:rPr>
        <w:t xml:space="preserve">March). </w:t>
      </w:r>
      <w:r w:rsidRPr="00D72351">
        <w:rPr>
          <w:lang w:val="en-US"/>
        </w:rPr>
        <w:t xml:space="preserve">Neural Network In 5 Minutes | What Is </w:t>
      </w:r>
      <w:proofErr w:type="gramStart"/>
      <w:r w:rsidRPr="00D72351">
        <w:rPr>
          <w:lang w:val="en-US"/>
        </w:rPr>
        <w:t>A</w:t>
      </w:r>
      <w:proofErr w:type="gramEnd"/>
      <w:r w:rsidRPr="00D72351">
        <w:rPr>
          <w:lang w:val="en-US"/>
        </w:rPr>
        <w:t xml:space="preserve"> Neural Network? | How Neural Networks Work | </w:t>
      </w:r>
      <w:proofErr w:type="spellStart"/>
      <w:r w:rsidRPr="00D72351">
        <w:rPr>
          <w:lang w:val="en-US"/>
        </w:rPr>
        <w:t>Simplilearn</w:t>
      </w:r>
      <w:proofErr w:type="spellEnd"/>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3"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proofErr w:type="spellStart"/>
      <w:r w:rsidRPr="005B1E2B">
        <w:rPr>
          <w:lang w:val="en-US"/>
        </w:rPr>
        <w:t>Cognifit</w:t>
      </w:r>
      <w:proofErr w:type="spellEnd"/>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84"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proofErr w:type="spellStart"/>
        <w:r w:rsidR="00213DC2" w:rsidRPr="00910508">
          <w:rPr>
            <w:rStyle w:val="Hyperlink"/>
            <w:lang w:val="en-US"/>
          </w:rPr>
          <w:t>cognifit</w:t>
        </w:r>
        <w:proofErr w:type="spellEnd"/>
        <w:r w:rsidR="00213DC2" w:rsidRPr="00910508">
          <w:rPr>
            <w:rStyle w:val="Hyperlink"/>
          </w:rPr>
          <w:t>.</w:t>
        </w:r>
        <w:r w:rsidR="00213DC2" w:rsidRPr="00910508">
          <w:rPr>
            <w:rStyle w:val="Hyperlink"/>
            <w:lang w:val="en-US"/>
          </w:rPr>
          <w:t>com</w:t>
        </w:r>
        <w:r w:rsidR="00213DC2" w:rsidRPr="00910508">
          <w:rPr>
            <w:rStyle w:val="Hyperlink"/>
          </w:rPr>
          <w:t>/</w:t>
        </w:r>
        <w:proofErr w:type="spellStart"/>
        <w:r w:rsidR="00213DC2" w:rsidRPr="00910508">
          <w:rPr>
            <w:rStyle w:val="Hyperlink"/>
            <w:lang w:val="en-US"/>
          </w:rPr>
          <w:t>el</w:t>
        </w:r>
        <w:proofErr w:type="spellEnd"/>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proofErr w:type="spellStart"/>
      <w:r w:rsidRPr="00213DC2">
        <w:rPr>
          <w:lang w:val="en-US"/>
        </w:rPr>
        <w:t>Zilouchian</w:t>
      </w:r>
      <w:proofErr w:type="spellEnd"/>
      <w:r w:rsidRPr="00213DC2">
        <w:rPr>
          <w:lang w:val="en-US"/>
        </w:rPr>
        <w:t>,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85" w:history="1">
        <w:r w:rsidRPr="00FC7DC4">
          <w:rPr>
            <w:rStyle w:val="Hyperlink"/>
            <w:lang w:val="en-US"/>
          </w:rPr>
          <w:t>https</w:t>
        </w:r>
        <w:r w:rsidRPr="00FC7DC4">
          <w:rPr>
            <w:rStyle w:val="Hyperlink"/>
          </w:rPr>
          <w:t>://</w:t>
        </w:r>
        <w:proofErr w:type="spellStart"/>
        <w:r w:rsidRPr="00FC7DC4">
          <w:rPr>
            <w:rStyle w:val="Hyperlink"/>
            <w:lang w:val="en-US"/>
          </w:rPr>
          <w:t>towardsdatascience</w:t>
        </w:r>
        <w:proofErr w:type="spellEnd"/>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 xml:space="preserve">Deep Learning Vs Neural Networks – What’s The </w:t>
      </w:r>
      <w:proofErr w:type="gramStart"/>
      <w:r w:rsidRPr="00E5005C">
        <w:rPr>
          <w:lang w:val="en-US"/>
        </w:rPr>
        <w:t>Difference?</w:t>
      </w:r>
      <w:r>
        <w:rPr>
          <w:lang w:val="en-US"/>
        </w:rPr>
        <w:t>.</w:t>
      </w:r>
      <w:proofErr w:type="gramEnd"/>
      <w:r>
        <w:rPr>
          <w:lang w:val="en-US"/>
        </w:rPr>
        <w:t xml:space="preserve"> </w:t>
      </w:r>
      <w:r>
        <w:t xml:space="preserve">Ανακτήθηκε από </w:t>
      </w:r>
      <w:hyperlink r:id="rId86" w:history="1">
        <w:r w:rsidR="00B8085B" w:rsidRPr="00910508">
          <w:rPr>
            <w:rStyle w:val="Hyperlink"/>
            <w:lang w:val="en-US"/>
          </w:rPr>
          <w:t>https</w:t>
        </w:r>
        <w:r w:rsidR="00B8085B" w:rsidRPr="00910508">
          <w:rPr>
            <w:rStyle w:val="Hyperlink"/>
          </w:rPr>
          <w:t>://</w:t>
        </w:r>
        <w:proofErr w:type="spellStart"/>
        <w:r w:rsidR="00B8085B" w:rsidRPr="00910508">
          <w:rPr>
            <w:rStyle w:val="Hyperlink"/>
            <w:lang w:val="en-US"/>
          </w:rPr>
          <w:t>bernardmarr</w:t>
        </w:r>
        <w:proofErr w:type="spellEnd"/>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proofErr w:type="spellStart"/>
        <w:r w:rsidR="00B8085B" w:rsidRPr="00910508">
          <w:rPr>
            <w:rStyle w:val="Hyperlink"/>
            <w:lang w:val="en-US"/>
          </w:rPr>
          <w:t>whats</w:t>
        </w:r>
        <w:proofErr w:type="spellEnd"/>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proofErr w:type="spellStart"/>
      <w:r>
        <w:rPr>
          <w:lang w:val="en-US"/>
        </w:rPr>
        <w:t>DeepAI</w:t>
      </w:r>
      <w:proofErr w:type="spellEnd"/>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7" w:history="1">
        <w:r w:rsidR="00E57BFB" w:rsidRPr="00910508">
          <w:rPr>
            <w:rStyle w:val="Hyperlink"/>
            <w:lang w:val="en-US"/>
          </w:rPr>
          <w:t>https</w:t>
        </w:r>
        <w:r w:rsidR="00E57BFB" w:rsidRPr="00910508">
          <w:rPr>
            <w:rStyle w:val="Hyperlink"/>
          </w:rPr>
          <w:t>://</w:t>
        </w:r>
        <w:proofErr w:type="spellStart"/>
        <w:r w:rsidR="00E57BFB" w:rsidRPr="00910508">
          <w:rPr>
            <w:rStyle w:val="Hyperlink"/>
            <w:lang w:val="en-US"/>
          </w:rPr>
          <w:t>deepai</w:t>
        </w:r>
        <w:proofErr w:type="spellEnd"/>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 xml:space="preserve">MIT </w:t>
      </w:r>
      <w:proofErr w:type="spellStart"/>
      <w:r w:rsidRPr="008F1E42">
        <w:rPr>
          <w:rStyle w:val="Hyperlink"/>
          <w:color w:val="000000"/>
          <w:u w:val="none"/>
        </w:rPr>
        <w:t>press</w:t>
      </w:r>
      <w:proofErr w:type="spellEnd"/>
      <w:r w:rsidRPr="008F1E42">
        <w:rPr>
          <w:rStyle w:val="Hyperlink"/>
          <w:color w:val="000000"/>
          <w:u w:val="none"/>
        </w:rPr>
        <w:t>.</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8"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proofErr w:type="spellStart"/>
        <w:r w:rsidRPr="00910508">
          <w:rPr>
            <w:rStyle w:val="Hyperlink"/>
            <w:lang w:val="en-US"/>
          </w:rPr>
          <w:t>mygreatlearning</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proofErr w:type="spellStart"/>
      <w:r>
        <w:rPr>
          <w:lang w:val="en-US"/>
        </w:rPr>
        <w:t>Vidiyala</w:t>
      </w:r>
      <w:proofErr w:type="spellEnd"/>
      <w:r>
        <w:rPr>
          <w:lang w:val="en-US"/>
        </w:rPr>
        <w:t>, R. (2020, 17 December). 6 Types of Neural Networks Every Data Scientist Must Know</w:t>
      </w:r>
      <w:r w:rsidRPr="00080FB3">
        <w:rPr>
          <w:lang w:val="en-US"/>
        </w:rPr>
        <w:t xml:space="preserve">. </w:t>
      </w:r>
      <w:r>
        <w:t xml:space="preserve">Ανακτήθηκε από </w:t>
      </w:r>
      <w:hyperlink r:id="rId89"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proofErr w:type="spellStart"/>
        <w:r w:rsidRPr="00910508">
          <w:rPr>
            <w:rStyle w:val="Hyperlink"/>
            <w:lang w:val="en-US"/>
          </w:rPr>
          <w:t>fce</w:t>
        </w:r>
        <w:proofErr w:type="spellEnd"/>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w:t>
      </w:r>
      <w:proofErr w:type="spellStart"/>
      <w:r w:rsidRPr="00F41A59">
        <w:rPr>
          <w:rStyle w:val="Hyperlink"/>
          <w:color w:val="000000"/>
          <w:u w:val="none"/>
          <w:lang w:val="en-US"/>
        </w:rPr>
        <w:t>Hajmeer</w:t>
      </w:r>
      <w:proofErr w:type="spellEnd"/>
      <w:r w:rsidRPr="00F41A59">
        <w:rPr>
          <w:rStyle w:val="Hyperlink"/>
          <w:color w:val="000000"/>
          <w:u w:val="none"/>
          <w:lang w:val="en-US"/>
        </w:rPr>
        <w:t xml:space="preserve">, M. (2000). Artificial neural networks: fundamentals, computing, design, and application. </w:t>
      </w:r>
      <w:r w:rsidRPr="00F41A59">
        <w:rPr>
          <w:rStyle w:val="Hyperlink"/>
          <w:color w:val="000000"/>
          <w:u w:val="none"/>
        </w:rPr>
        <w:t xml:space="preserve">Journal of </w:t>
      </w:r>
      <w:proofErr w:type="spellStart"/>
      <w:r w:rsidRPr="00F41A59">
        <w:rPr>
          <w:rStyle w:val="Hyperlink"/>
          <w:color w:val="000000"/>
          <w:u w:val="none"/>
        </w:rPr>
        <w:t>microbiological</w:t>
      </w:r>
      <w:proofErr w:type="spellEnd"/>
      <w:r w:rsidRPr="00F41A59">
        <w:rPr>
          <w:rStyle w:val="Hyperlink"/>
          <w:color w:val="000000"/>
          <w:u w:val="none"/>
        </w:rPr>
        <w:t xml:space="preserve"> </w:t>
      </w:r>
      <w:proofErr w:type="spellStart"/>
      <w:r w:rsidRPr="00F41A59">
        <w:rPr>
          <w:rStyle w:val="Hyperlink"/>
          <w:color w:val="000000"/>
          <w:u w:val="none"/>
        </w:rPr>
        <w:t>methods</w:t>
      </w:r>
      <w:proofErr w:type="spellEnd"/>
      <w:r w:rsidRPr="00F41A59">
        <w:rPr>
          <w:rStyle w:val="Hyperlink"/>
          <w:color w:val="000000"/>
          <w:u w:val="none"/>
        </w:rPr>
        <w:t>, 43(1), 3-31.</w:t>
      </w:r>
    </w:p>
    <w:p w14:paraId="32DDF132" w14:textId="655AB50E" w:rsidR="007C457D" w:rsidRPr="0048352D" w:rsidRDefault="0054480F" w:rsidP="00DA62CB">
      <w:pPr>
        <w:pStyle w:val="Default"/>
        <w:numPr>
          <w:ilvl w:val="0"/>
          <w:numId w:val="15"/>
        </w:numPr>
        <w:spacing w:line="360" w:lineRule="auto"/>
        <w:jc w:val="both"/>
      </w:pPr>
      <w:proofErr w:type="spellStart"/>
      <w:r w:rsidRPr="00DA62CB">
        <w:rPr>
          <w:lang w:val="en-US"/>
        </w:rPr>
        <w:t>Maladkar</w:t>
      </w:r>
      <w:proofErr w:type="spellEnd"/>
      <w:r w:rsidRPr="00DA62CB">
        <w:rPr>
          <w:lang w:val="en-US"/>
        </w:rPr>
        <w:t xml:space="preserve">, K. (2018, January 15). 6 Types of Artificial Neural Networks Currently Being Used in Machine Learning. </w:t>
      </w:r>
      <w:r>
        <w:t>Ανακτήθηκε από</w:t>
      </w:r>
      <w:r w:rsidR="00DA62CB">
        <w:t xml:space="preserve"> </w:t>
      </w:r>
      <w:hyperlink r:id="rId90" w:history="1">
        <w:r w:rsidR="00DA62CB" w:rsidRPr="00DA62CB">
          <w:rPr>
            <w:rStyle w:val="Hyperlink"/>
            <w:lang w:val="en-US"/>
          </w:rPr>
          <w:t>https</w:t>
        </w:r>
        <w:r w:rsidR="00DA62CB" w:rsidRPr="00910508">
          <w:rPr>
            <w:rStyle w:val="Hyperlink"/>
          </w:rPr>
          <w:t>://</w:t>
        </w:r>
        <w:proofErr w:type="spellStart"/>
        <w:r w:rsidR="00DA62CB" w:rsidRPr="00DA62CB">
          <w:rPr>
            <w:rStyle w:val="Hyperlink"/>
            <w:lang w:val="en-US"/>
          </w:rPr>
          <w:t>analyticsindiamag</w:t>
        </w:r>
        <w:proofErr w:type="spellEnd"/>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proofErr w:type="spellStart"/>
      <w:r w:rsidRPr="0048352D">
        <w:rPr>
          <w:lang w:val="en-US"/>
        </w:rPr>
        <w:t>Erb</w:t>
      </w:r>
      <w:proofErr w:type="spellEnd"/>
      <w:r w:rsidRPr="0048352D">
        <w:rPr>
          <w:lang w:val="en-US"/>
        </w:rPr>
        <w:t xml:space="preserve">, R. J. (1993). Introduction to backpropagation neural network computation. </w:t>
      </w:r>
      <w:r w:rsidRPr="0048352D">
        <w:t xml:space="preserve">Pharmaceutical </w:t>
      </w:r>
      <w:proofErr w:type="spellStart"/>
      <w:r w:rsidRPr="0048352D">
        <w:t>research</w:t>
      </w:r>
      <w:proofErr w:type="spellEnd"/>
      <w:r w:rsidRPr="0048352D">
        <w:t>, 10(2), 165-170.</w:t>
      </w:r>
    </w:p>
    <w:p w14:paraId="6729B3DD" w14:textId="3865D397" w:rsidR="0049366F" w:rsidRDefault="009813FC" w:rsidP="00715D11">
      <w:pPr>
        <w:pStyle w:val="Default"/>
        <w:numPr>
          <w:ilvl w:val="0"/>
          <w:numId w:val="15"/>
        </w:numPr>
        <w:spacing w:line="360" w:lineRule="auto"/>
        <w:jc w:val="both"/>
      </w:pPr>
      <w:r w:rsidRPr="009813FC">
        <w:rPr>
          <w:lang w:val="en-US"/>
        </w:rPr>
        <w:t xml:space="preserve">Al-Masri, A. (2019, 30 January). How Does Back-Propagation in Artificial Neural Networks </w:t>
      </w:r>
      <w:proofErr w:type="gramStart"/>
      <w:r w:rsidRPr="009813FC">
        <w:rPr>
          <w:lang w:val="en-US"/>
        </w:rPr>
        <w:t>Work?</w:t>
      </w:r>
      <w:r>
        <w:rPr>
          <w:lang w:val="en-US"/>
        </w:rPr>
        <w:t>.</w:t>
      </w:r>
      <w:proofErr w:type="gramEnd"/>
      <w:r>
        <w:rPr>
          <w:lang w:val="en-US"/>
        </w:rPr>
        <w:t xml:space="preserve"> </w:t>
      </w:r>
      <w:r>
        <w:t xml:space="preserve">Ανακτήθηκε από </w:t>
      </w:r>
      <w:hyperlink r:id="rId91"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proofErr w:type="spellStart"/>
        <w:r w:rsidRPr="00910508">
          <w:rPr>
            <w:rStyle w:val="Hyperlink"/>
            <w:lang w:val="en-US"/>
          </w:rPr>
          <w:t>ea</w:t>
        </w:r>
        <w:proofErr w:type="spellEnd"/>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proofErr w:type="spellStart"/>
      <w:r w:rsidRPr="00F334C8">
        <w:rPr>
          <w:lang w:val="en-US"/>
        </w:rPr>
        <w:t>Awodele</w:t>
      </w:r>
      <w:proofErr w:type="spellEnd"/>
      <w:r w:rsidRPr="00F334C8">
        <w:rPr>
          <w:lang w:val="en-US"/>
        </w:rPr>
        <w:t xml:space="preserve">, O., &amp; Jegede, O. (2009). Neural networks and its application in engineering. </w:t>
      </w:r>
      <w:proofErr w:type="spellStart"/>
      <w:r w:rsidRPr="00F334C8">
        <w:t>Sci</w:t>
      </w:r>
      <w:proofErr w:type="spellEnd"/>
      <w:r w:rsidRPr="00F334C8">
        <w:t xml:space="preserve"> IT, 83-95.</w:t>
      </w:r>
    </w:p>
    <w:p w14:paraId="5D8B0C0F" w14:textId="5997F776" w:rsidR="00455346" w:rsidRPr="00260029" w:rsidRDefault="00200A24" w:rsidP="00455346">
      <w:pPr>
        <w:pStyle w:val="Default"/>
        <w:numPr>
          <w:ilvl w:val="0"/>
          <w:numId w:val="15"/>
        </w:numPr>
        <w:spacing w:line="360" w:lineRule="auto"/>
        <w:jc w:val="both"/>
      </w:pPr>
      <w:proofErr w:type="spellStart"/>
      <w:r w:rsidRPr="00200A24">
        <w:rPr>
          <w:lang w:val="en-US"/>
        </w:rPr>
        <w:t>Kavlakoglu</w:t>
      </w:r>
      <w:proofErr w:type="spellEnd"/>
      <w:r w:rsidRPr="00200A24">
        <w:rPr>
          <w:lang w:val="en-US"/>
        </w:rPr>
        <w:t xml:space="preserve">, E. (2020, 27 May). AI vs. Machine Learning vs. Deep Learning vs. Neural Networks: What’s the </w:t>
      </w:r>
      <w:proofErr w:type="gramStart"/>
      <w:r w:rsidRPr="00200A24">
        <w:rPr>
          <w:lang w:val="en-US"/>
        </w:rPr>
        <w:t>Difference?.</w:t>
      </w:r>
      <w:proofErr w:type="gramEnd"/>
      <w:r w:rsidRPr="00200A24">
        <w:rPr>
          <w:lang w:val="en-US"/>
        </w:rPr>
        <w:t xml:space="preserve"> </w:t>
      </w:r>
      <w:r w:rsidRPr="00200A24">
        <w:t xml:space="preserve">Ανακτήθηκε από </w:t>
      </w:r>
      <w:hyperlink r:id="rId92"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proofErr w:type="spellStart"/>
        <w:r w:rsidRPr="00200A24">
          <w:rPr>
            <w:rStyle w:val="Hyperlink"/>
            <w:lang w:val="en-US"/>
          </w:rPr>
          <w:t>ibm</w:t>
        </w:r>
        <w:proofErr w:type="spellEnd"/>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3" w:history="1">
        <w:r w:rsidRPr="00260029">
          <w:rPr>
            <w:rStyle w:val="Hyperlink"/>
            <w:lang w:val="en-US"/>
          </w:rPr>
          <w:t>https</w:t>
        </w:r>
        <w:r w:rsidRPr="00260029">
          <w:rPr>
            <w:rStyle w:val="Hyperlink"/>
          </w:rPr>
          <w:t>://</w:t>
        </w:r>
        <w:proofErr w:type="spellStart"/>
        <w:r w:rsidRPr="00260029">
          <w:rPr>
            <w:rStyle w:val="Hyperlink"/>
            <w:lang w:val="en-US"/>
          </w:rPr>
          <w:t>rancholabs</w:t>
        </w:r>
        <w:proofErr w:type="spellEnd"/>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proofErr w:type="spellStart"/>
      <w:r w:rsidRPr="00814C83">
        <w:rPr>
          <w:lang w:val="en-US"/>
        </w:rPr>
        <w:t>Javatpoint</w:t>
      </w:r>
      <w:proofErr w:type="spellEnd"/>
      <w:r w:rsidRPr="00814C83">
        <w:rPr>
          <w:lang w:val="en-US"/>
        </w:rPr>
        <w:t xml:space="preserve">. (2011). Subsets of Artificial Intelligence. </w:t>
      </w:r>
      <w:r w:rsidRPr="00814C83">
        <w:t xml:space="preserve">Ανακτήθηκε από </w:t>
      </w:r>
      <w:hyperlink r:id="rId94"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proofErr w:type="spellStart"/>
        <w:r w:rsidRPr="00814C83">
          <w:rPr>
            <w:rStyle w:val="Hyperlink"/>
            <w:lang w:val="en-US"/>
          </w:rPr>
          <w:t>javatpoint</w:t>
        </w:r>
        <w:proofErr w:type="spellEnd"/>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proofErr w:type="spellStart"/>
      <w:r w:rsidRPr="009D0721">
        <w:t>Packt</w:t>
      </w:r>
      <w:proofErr w:type="spellEnd"/>
      <w:r w:rsidRPr="009D0721">
        <w:t xml:space="preserve"> </w:t>
      </w:r>
      <w:proofErr w:type="spellStart"/>
      <w:r w:rsidRPr="009D0721">
        <w:t>Publishing</w:t>
      </w:r>
      <w:proofErr w:type="spellEnd"/>
      <w:r w:rsidRPr="009D0721">
        <w:t xml:space="preserve"> </w:t>
      </w:r>
      <w:proofErr w:type="spellStart"/>
      <w:r w:rsidRPr="009D0721">
        <w:t>Ltd</w:t>
      </w:r>
      <w:proofErr w:type="spellEnd"/>
      <w:r w:rsidRPr="009D0721">
        <w:t>.</w:t>
      </w:r>
    </w:p>
    <w:p w14:paraId="34401F97" w14:textId="5578131D" w:rsidR="007E568B" w:rsidRPr="00F61122" w:rsidRDefault="0090151B" w:rsidP="0090151B">
      <w:pPr>
        <w:pStyle w:val="Default"/>
        <w:numPr>
          <w:ilvl w:val="0"/>
          <w:numId w:val="15"/>
        </w:numPr>
        <w:spacing w:line="360" w:lineRule="auto"/>
        <w:jc w:val="both"/>
      </w:pPr>
      <w:proofErr w:type="spellStart"/>
      <w:r w:rsidRPr="0090151B">
        <w:rPr>
          <w:lang w:val="en-US"/>
        </w:rPr>
        <w:t>Aravindpai</w:t>
      </w:r>
      <w:proofErr w:type="spellEnd"/>
      <w:r w:rsidRPr="0090151B">
        <w:rPr>
          <w:lang w:val="en-US"/>
        </w:rPr>
        <w:t xml:space="preserve">. (2020, 17 February). CNN vs. RNN vs. ANN – Analyzing 3 Types of Neural Networks in Deep Learning. </w:t>
      </w:r>
      <w:r>
        <w:t xml:space="preserve">Ανακτήθηκε από </w:t>
      </w:r>
      <w:hyperlink r:id="rId95"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proofErr w:type="spellStart"/>
        <w:r w:rsidRPr="0090151B">
          <w:rPr>
            <w:rStyle w:val="Hyperlink"/>
            <w:lang w:val="en-US"/>
          </w:rPr>
          <w:t>analyticsvidhya</w:t>
        </w:r>
        <w:proofErr w:type="spellEnd"/>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proofErr w:type="spellStart"/>
        <w:r w:rsidRPr="0090151B">
          <w:rPr>
            <w:rStyle w:val="Hyperlink"/>
            <w:lang w:val="en-US"/>
          </w:rPr>
          <w:t>cnn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rnn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mlp</w:t>
        </w:r>
        <w:proofErr w:type="spellEnd"/>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proofErr w:type="spellStart"/>
      <w:r w:rsidRPr="00F61122">
        <w:rPr>
          <w:rStyle w:val="Hyperlink"/>
          <w:color w:val="000000"/>
          <w:u w:val="none"/>
          <w:lang w:val="en-US"/>
        </w:rPr>
        <w:t>LeCun</w:t>
      </w:r>
      <w:proofErr w:type="spellEnd"/>
      <w:r w:rsidRPr="00F61122">
        <w:rPr>
          <w:rStyle w:val="Hyperlink"/>
          <w:color w:val="000000"/>
          <w:u w:val="none"/>
          <w:lang w:val="en-US"/>
        </w:rPr>
        <w:t xml:space="preserve">, Y., </w:t>
      </w:r>
      <w:proofErr w:type="spellStart"/>
      <w:r w:rsidRPr="00F61122">
        <w:rPr>
          <w:rStyle w:val="Hyperlink"/>
          <w:color w:val="000000"/>
          <w:u w:val="none"/>
          <w:lang w:val="en-US"/>
        </w:rPr>
        <w:t>Bengio</w:t>
      </w:r>
      <w:proofErr w:type="spellEnd"/>
      <w:r w:rsidRPr="00F61122">
        <w:rPr>
          <w:rStyle w:val="Hyperlink"/>
          <w:color w:val="000000"/>
          <w:u w:val="none"/>
          <w:lang w:val="en-US"/>
        </w:rPr>
        <w:t xml:space="preserve">, Y., &amp; Hinton, G. (2015). </w:t>
      </w:r>
      <w:proofErr w:type="spellStart"/>
      <w:r w:rsidRPr="00F61122">
        <w:rPr>
          <w:rStyle w:val="Hyperlink"/>
          <w:color w:val="000000"/>
          <w:u w:val="none"/>
        </w:rPr>
        <w:t>Deep</w:t>
      </w:r>
      <w:proofErr w:type="spellEnd"/>
      <w:r w:rsidRPr="00F61122">
        <w:rPr>
          <w:rStyle w:val="Hyperlink"/>
          <w:color w:val="000000"/>
          <w:u w:val="none"/>
        </w:rPr>
        <w:t xml:space="preserve"> </w:t>
      </w:r>
      <w:proofErr w:type="spellStart"/>
      <w:r w:rsidRPr="00F61122">
        <w:rPr>
          <w:rStyle w:val="Hyperlink"/>
          <w:color w:val="000000"/>
          <w:u w:val="none"/>
        </w:rPr>
        <w:t>learning</w:t>
      </w:r>
      <w:proofErr w:type="spellEnd"/>
      <w:r w:rsidRPr="00F61122">
        <w:rPr>
          <w:rStyle w:val="Hyperlink"/>
          <w:color w:val="000000"/>
          <w:u w:val="none"/>
        </w:rPr>
        <w:t xml:space="preserve">. </w:t>
      </w:r>
      <w:proofErr w:type="spellStart"/>
      <w:r w:rsidRPr="00F61122">
        <w:rPr>
          <w:rStyle w:val="Hyperlink"/>
          <w:color w:val="000000"/>
          <w:u w:val="none"/>
        </w:rPr>
        <w:t>nature</w:t>
      </w:r>
      <w:proofErr w:type="spellEnd"/>
      <w:r w:rsidRPr="00F61122">
        <w:rPr>
          <w:rStyle w:val="Hyperlink"/>
          <w:color w:val="000000"/>
          <w:u w:val="none"/>
        </w:rPr>
        <w:t>, 521(7553), 436-444.</w:t>
      </w:r>
    </w:p>
    <w:p w14:paraId="6526FFAB" w14:textId="12667F1B" w:rsidR="00882B91" w:rsidRPr="00677F1E" w:rsidRDefault="00882B91" w:rsidP="00882B91">
      <w:pPr>
        <w:pStyle w:val="Default"/>
        <w:numPr>
          <w:ilvl w:val="0"/>
          <w:numId w:val="15"/>
        </w:numPr>
        <w:spacing w:line="360" w:lineRule="auto"/>
        <w:jc w:val="both"/>
      </w:pPr>
      <w:r w:rsidRPr="00882B91">
        <w:rPr>
          <w:lang w:val="en-US"/>
        </w:rPr>
        <w:t>Chojecki</w:t>
      </w:r>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w:t>
      </w:r>
      <w:proofErr w:type="gramStart"/>
      <w:r w:rsidRPr="00882B91">
        <w:rPr>
          <w:lang w:val="en-US"/>
        </w:rPr>
        <w:t>Learning?.</w:t>
      </w:r>
      <w:proofErr w:type="gramEnd"/>
      <w:r w:rsidRPr="00882B91">
        <w:rPr>
          <w:lang w:val="en-US"/>
        </w:rPr>
        <w:t xml:space="preserve"> </w:t>
      </w:r>
      <w:r w:rsidRPr="00882B91">
        <w:t>Ανακτήθηκε</w:t>
      </w:r>
      <w:r w:rsidRPr="00CE0B7A">
        <w:t xml:space="preserve"> </w:t>
      </w:r>
      <w:r w:rsidRPr="00882B91">
        <w:t>από</w:t>
      </w:r>
      <w:r w:rsidRPr="00CE0B7A">
        <w:t xml:space="preserve"> </w:t>
      </w:r>
      <w:hyperlink r:id="rId96"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proofErr w:type="spellStart"/>
        <w:r w:rsidRPr="00882B91">
          <w:rPr>
            <w:rStyle w:val="Hyperlink"/>
            <w:lang w:val="en-US"/>
          </w:rPr>
          <w:t>swlh</w:t>
        </w:r>
        <w:proofErr w:type="spellEnd"/>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proofErr w:type="spellStart"/>
        <w:r w:rsidRPr="00882B91">
          <w:rPr>
            <w:rStyle w:val="Hyperlink"/>
            <w:lang w:val="en-US"/>
          </w:rPr>
          <w:t>cbc</w:t>
        </w:r>
        <w:proofErr w:type="spellEnd"/>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7"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proofErr w:type="spellStart"/>
        <w:r w:rsidRPr="00677F1E">
          <w:rPr>
            <w:rStyle w:val="Hyperlink"/>
            <w:lang w:val="en-US"/>
          </w:rPr>
          <w:t>upgrad</w:t>
        </w:r>
        <w:proofErr w:type="spellEnd"/>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lastRenderedPageBreak/>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proofErr w:type="spellStart"/>
      <w:r w:rsidRPr="00AE3207">
        <w:rPr>
          <w:rStyle w:val="Hyperlink"/>
          <w:color w:val="000000"/>
          <w:u w:val="none"/>
          <w:lang w:val="en-US"/>
        </w:rPr>
        <w:t>Intellipat</w:t>
      </w:r>
      <w:proofErr w:type="spellEnd"/>
      <w:r w:rsidRPr="00AE3207">
        <w:rPr>
          <w:rStyle w:val="Hyperlink"/>
          <w:color w:val="000000"/>
          <w:u w:val="none"/>
          <w:lang w:val="en-US"/>
        </w:rPr>
        <w:t xml:space="preserve">. (2022). What is Artificial </w:t>
      </w:r>
      <w:proofErr w:type="gramStart"/>
      <w:r w:rsidRPr="00AE3207">
        <w:rPr>
          <w:rStyle w:val="Hyperlink"/>
          <w:color w:val="000000"/>
          <w:u w:val="none"/>
          <w:lang w:val="en-US"/>
        </w:rPr>
        <w:t>Intelligence?.</w:t>
      </w:r>
      <w:proofErr w:type="gramEnd"/>
      <w:r w:rsidRPr="00AE3207">
        <w:rPr>
          <w:rStyle w:val="Hyperlink"/>
          <w:color w:val="000000"/>
          <w:u w:val="none"/>
          <w:lang w:val="en-US"/>
        </w:rPr>
        <w:t xml:space="preserve"> </w:t>
      </w:r>
      <w:r w:rsidRPr="00AE3207">
        <w:rPr>
          <w:rStyle w:val="Hyperlink"/>
          <w:color w:val="000000"/>
          <w:u w:val="none"/>
        </w:rPr>
        <w:t xml:space="preserve">Ανακτήθηκε από </w:t>
      </w:r>
      <w:hyperlink r:id="rId98" w:history="1">
        <w:r w:rsidRPr="00AE3207">
          <w:rPr>
            <w:rStyle w:val="Hyperlink"/>
            <w:lang w:val="en-US"/>
          </w:rPr>
          <w:t>https</w:t>
        </w:r>
        <w:r w:rsidRPr="00910508">
          <w:rPr>
            <w:rStyle w:val="Hyperlink"/>
          </w:rPr>
          <w:t>://</w:t>
        </w:r>
        <w:proofErr w:type="spellStart"/>
        <w:r w:rsidRPr="00AE3207">
          <w:rPr>
            <w:rStyle w:val="Hyperlink"/>
            <w:lang w:val="en-US"/>
          </w:rPr>
          <w:t>intellipaat</w:t>
        </w:r>
        <w:proofErr w:type="spellEnd"/>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proofErr w:type="spellStart"/>
      <w:r w:rsidRPr="001C44C8">
        <w:rPr>
          <w:rStyle w:val="Hyperlink"/>
          <w:color w:val="000000"/>
          <w:u w:val="none"/>
          <w:lang w:val="en-US"/>
        </w:rPr>
        <w:t>Kyrykovych</w:t>
      </w:r>
      <w:proofErr w:type="spellEnd"/>
      <w:r w:rsidRPr="001C44C8">
        <w:rPr>
          <w:rStyle w:val="Hyperlink"/>
          <w:color w:val="000000"/>
          <w:u w:val="none"/>
          <w:lang w:val="en-US"/>
        </w:rPr>
        <w:t xml:space="preserve">, A. (2020, February). Deep Neural Networks. </w:t>
      </w:r>
      <w:r w:rsidRPr="001C44C8">
        <w:rPr>
          <w:rStyle w:val="Hyperlink"/>
          <w:color w:val="000000"/>
          <w:u w:val="none"/>
        </w:rPr>
        <w:t xml:space="preserve">Ανακτήθηκε από </w:t>
      </w:r>
      <w:hyperlink r:id="rId99"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proofErr w:type="spellStart"/>
        <w:r w:rsidRPr="001C44C8">
          <w:rPr>
            <w:rStyle w:val="Hyperlink"/>
            <w:rFonts w:eastAsia="Times New Roman"/>
            <w:lang w:val="en-US"/>
          </w:rPr>
          <w:t>kdnuggets</w:t>
        </w:r>
        <w:proofErr w:type="spellEnd"/>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proofErr w:type="spellStart"/>
      <w:r w:rsidRPr="00E47BC2">
        <w:rPr>
          <w:lang w:val="en-US"/>
        </w:rPr>
        <w:t>Healthyliving</w:t>
      </w:r>
      <w:proofErr w:type="spellEnd"/>
      <w:r w:rsidRPr="00E47BC2">
        <w:t>.</w:t>
      </w:r>
      <w:r w:rsidRPr="00E47BC2">
        <w:rPr>
          <w:lang w:val="en-US"/>
        </w:rPr>
        <w:t>gr</w:t>
      </w:r>
      <w:r w:rsidRPr="00E47BC2">
        <w:t xml:space="preserve">. (2013). Το φως, η όραση και το μάτι. Ανακτήθηκε από </w:t>
      </w:r>
      <w:hyperlink r:id="rId100"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100" w:name="_Hlk95470947"/>
        <w:proofErr w:type="spellStart"/>
        <w:r w:rsidR="001C44C8" w:rsidRPr="00E47BC2">
          <w:rPr>
            <w:rStyle w:val="Hyperlink"/>
            <w:rFonts w:eastAsia="Times New Roman"/>
            <w:lang w:val="en-US"/>
          </w:rPr>
          <w:t>healthyliving</w:t>
        </w:r>
        <w:proofErr w:type="spellEnd"/>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100"/>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proofErr w:type="spellStart"/>
      <w:r w:rsidRPr="00CF3F73">
        <w:rPr>
          <w:lang w:val="en-US"/>
        </w:rPr>
        <w:t>Albawi</w:t>
      </w:r>
      <w:proofErr w:type="spellEnd"/>
      <w:r w:rsidRPr="00CF3F73">
        <w:rPr>
          <w:lang w:val="en-US"/>
        </w:rPr>
        <w:t>, S., Mohammed, T. A., &amp; Al-</w:t>
      </w:r>
      <w:proofErr w:type="spellStart"/>
      <w:r w:rsidRPr="00CF3F73">
        <w:rPr>
          <w:lang w:val="en-US"/>
        </w:rPr>
        <w:t>Zawi</w:t>
      </w:r>
      <w:proofErr w:type="spellEnd"/>
      <w:r w:rsidRPr="00CF3F73">
        <w:rPr>
          <w:lang w:val="en-US"/>
        </w:rPr>
        <w:t xml:space="preserve">, S. (2017, August). Understanding of a convolutional neural network. In 2017 international conference on engineering and technology (ICET) (pp. 1-6). </w:t>
      </w:r>
      <w:proofErr w:type="spellStart"/>
      <w:r w:rsidRPr="00CF3F73">
        <w:rPr>
          <w:lang w:val="en-US"/>
        </w:rPr>
        <w:t>Ieee</w:t>
      </w:r>
      <w:proofErr w:type="spellEnd"/>
      <w:r w:rsidRPr="00CF3F73">
        <w:rPr>
          <w:lang w:val="en-US"/>
        </w:rPr>
        <w:t>.</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1"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proofErr w:type="spellStart"/>
        <w:r w:rsidRPr="00995D5D">
          <w:rPr>
            <w:rStyle w:val="Hyperlink"/>
            <w:lang w:val="en-US"/>
          </w:rPr>
          <w:t>plainenglish</w:t>
        </w:r>
        <w:proofErr w:type="spellEnd"/>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proofErr w:type="spellStart"/>
        <w:r w:rsidRPr="00995D5D">
          <w:rPr>
            <w:rStyle w:val="Hyperlink"/>
            <w:lang w:val="en-US"/>
          </w:rPr>
          <w:t>cadc</w:t>
        </w:r>
        <w:proofErr w:type="spellEnd"/>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r w:rsidRPr="00E90C61">
        <w:rPr>
          <w:lang w:val="en-US"/>
        </w:rPr>
        <w:t xml:space="preserve">Madhavan, S. (2017, 8 September). Deep learning architectures. </w:t>
      </w:r>
      <w:r>
        <w:t>Ανακτήθηκε</w:t>
      </w:r>
      <w:r w:rsidRPr="00E90C61">
        <w:t xml:space="preserve"> </w:t>
      </w:r>
      <w:r>
        <w:t xml:space="preserve">από </w:t>
      </w:r>
      <w:hyperlink r:id="rId102"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proofErr w:type="spellStart"/>
        <w:r w:rsidRPr="00E90C61">
          <w:rPr>
            <w:rStyle w:val="Hyperlink"/>
            <w:lang w:val="en-US"/>
          </w:rPr>
          <w:t>ibm</w:t>
        </w:r>
        <w:proofErr w:type="spellEnd"/>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 xml:space="preserve">Lipton, Z. C., Berkowitz, J., &amp; Elkan, C. (2015). A critical review of recurrent neural networks for sequence learning. </w:t>
      </w:r>
      <w:proofErr w:type="spellStart"/>
      <w:r w:rsidRPr="006B6AB6">
        <w:rPr>
          <w:lang w:val="en-US"/>
        </w:rPr>
        <w:t>arXiv</w:t>
      </w:r>
      <w:proofErr w:type="spellEnd"/>
      <w:r w:rsidRPr="006B6AB6">
        <w:rPr>
          <w:lang w:val="en-US"/>
        </w:rPr>
        <w:t xml:space="preserve">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 xml:space="preserve">Arras, L., Osman, A., Müller, K. R., &amp; Samek, W. (2019). Evaluating recurrent neural network explanations. </w:t>
      </w:r>
      <w:proofErr w:type="spellStart"/>
      <w:r w:rsidRPr="00881B51">
        <w:rPr>
          <w:lang w:val="en-US"/>
        </w:rPr>
        <w:t>arXiv</w:t>
      </w:r>
      <w:proofErr w:type="spellEnd"/>
      <w:r w:rsidRPr="00881B51">
        <w:rPr>
          <w:lang w:val="en-US"/>
        </w:rPr>
        <w:t xml:space="preserve">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3"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proofErr w:type="spellStart"/>
        <w:r w:rsidRPr="00954B8E">
          <w:rPr>
            <w:rStyle w:val="Hyperlink"/>
            <w:lang w:val="en-US"/>
          </w:rPr>
          <w:t>ibm</w:t>
        </w:r>
        <w:proofErr w:type="spellEnd"/>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lastRenderedPageBreak/>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proofErr w:type="spellStart"/>
      <w:r w:rsidRPr="00EE506C">
        <w:rPr>
          <w:lang w:val="en-US"/>
        </w:rPr>
        <w:t>Tanna</w:t>
      </w:r>
      <w:proofErr w:type="spellEnd"/>
      <w:r w:rsidRPr="00EE506C">
        <w:rPr>
          <w:lang w:val="en-US"/>
        </w:rPr>
        <w:t xml:space="preserve">, V. (2021, 24 March). INTRODUCTION TO DIFFERENT LEVELS OF NATURAL LANGUAGE PROCESSING. </w:t>
      </w:r>
      <w:r w:rsidRPr="00EE506C">
        <w:t xml:space="preserve">Ανακτήθηκε από </w:t>
      </w:r>
      <w:hyperlink r:id="rId104"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proofErr w:type="spellStart"/>
        <w:r w:rsidRPr="00EE506C">
          <w:rPr>
            <w:rStyle w:val="Hyperlink"/>
            <w:lang w:val="en-US"/>
          </w:rPr>
          <w:t>datascienceprophet</w:t>
        </w:r>
        <w:proofErr w:type="spellEnd"/>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proofErr w:type="spellStart"/>
        <w:r w:rsidRPr="00EE506C">
          <w:rPr>
            <w:rStyle w:val="Hyperlink"/>
            <w:lang w:val="en-US"/>
          </w:rPr>
          <w:t>nlp</w:t>
        </w:r>
        <w:proofErr w:type="spellEnd"/>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w:t>
      </w:r>
      <w:proofErr w:type="spellStart"/>
      <w:r w:rsidRPr="008103CD">
        <w:rPr>
          <w:lang w:val="en-US"/>
        </w:rPr>
        <w:t>Neri</w:t>
      </w:r>
      <w:proofErr w:type="spellEnd"/>
      <w:r w:rsidRPr="008103CD">
        <w:rPr>
          <w:lang w:val="en-US"/>
        </w:rPr>
        <w:t>,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 xml:space="preserve">Chen, M., Herrera, F., &amp; Hwang, K. (2018). Cognitive computing: architecture, technologies and intelligent applications. </w:t>
      </w:r>
      <w:proofErr w:type="spellStart"/>
      <w:r w:rsidRPr="00A0392F">
        <w:rPr>
          <w:lang w:val="en-US"/>
        </w:rPr>
        <w:t>Ieee</w:t>
      </w:r>
      <w:proofErr w:type="spellEnd"/>
      <w:r w:rsidRPr="00A0392F">
        <w:rPr>
          <w:lang w:val="en-US"/>
        </w:rPr>
        <w:t xml:space="preserv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05"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proofErr w:type="spellStart"/>
        <w:r w:rsidRPr="009B13CD">
          <w:rPr>
            <w:rStyle w:val="Hyperlink"/>
            <w:lang w:val="en-US"/>
          </w:rPr>
          <w:t>techtarget</w:t>
        </w:r>
        <w:proofErr w:type="spellEnd"/>
        <w:r w:rsidRPr="009B13CD">
          <w:rPr>
            <w:rStyle w:val="Hyperlink"/>
          </w:rPr>
          <w:t>.</w:t>
        </w:r>
        <w:r w:rsidRPr="009B13CD">
          <w:rPr>
            <w:rStyle w:val="Hyperlink"/>
            <w:lang w:val="en-US"/>
          </w:rPr>
          <w:t>com</w:t>
        </w:r>
        <w:r w:rsidRPr="009B13CD">
          <w:rPr>
            <w:rStyle w:val="Hyperlink"/>
          </w:rPr>
          <w:t>/</w:t>
        </w:r>
        <w:proofErr w:type="spellStart"/>
        <w:r w:rsidRPr="009B13CD">
          <w:rPr>
            <w:rStyle w:val="Hyperlink"/>
            <w:lang w:val="en-US"/>
          </w:rPr>
          <w:t>searchenterpriseai</w:t>
        </w:r>
        <w:proofErr w:type="spellEnd"/>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06" w:history="1">
        <w:r w:rsidRPr="00E42B40">
          <w:rPr>
            <w:rStyle w:val="Hyperlink"/>
            <w:lang w:val="en-US"/>
          </w:rPr>
          <w:t>https</w:t>
        </w:r>
        <w:r w:rsidRPr="00E42B40">
          <w:rPr>
            <w:rStyle w:val="Hyperlink"/>
          </w:rPr>
          <w:t>://</w:t>
        </w:r>
        <w:proofErr w:type="spellStart"/>
        <w:r w:rsidRPr="00E42B40">
          <w:rPr>
            <w:rStyle w:val="Hyperlink"/>
            <w:lang w:val="en-US"/>
          </w:rPr>
          <w:t>digileaders</w:t>
        </w:r>
        <w:proofErr w:type="spellEnd"/>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7"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r w:rsidRPr="00D52CD7">
        <w:rPr>
          <w:lang w:val="en-US"/>
        </w:rPr>
        <w:t xml:space="preserve">Makadia, M. (2019, 10 May). What is Cognitive Computing? How are Enterprises benefitting from Cognitive </w:t>
      </w:r>
      <w:proofErr w:type="gramStart"/>
      <w:r w:rsidRPr="00D52CD7">
        <w:rPr>
          <w:lang w:val="en-US"/>
        </w:rPr>
        <w:t>Technology?.</w:t>
      </w:r>
      <w:proofErr w:type="gramEnd"/>
      <w:r w:rsidRPr="00D52CD7">
        <w:rPr>
          <w:lang w:val="en-US"/>
        </w:rPr>
        <w:t xml:space="preserve"> </w:t>
      </w:r>
      <w:r w:rsidRPr="00D52CD7">
        <w:t xml:space="preserve">Ανακτήθηκε από </w:t>
      </w:r>
      <w:hyperlink r:id="rId108" w:history="1">
        <w:r w:rsidRPr="00D52CD7">
          <w:rPr>
            <w:rStyle w:val="Hyperlink"/>
            <w:lang w:val="en-US"/>
          </w:rPr>
          <w:t>https</w:t>
        </w:r>
        <w:r w:rsidRPr="00D52CD7">
          <w:rPr>
            <w:rStyle w:val="Hyperlink"/>
          </w:rPr>
          <w:t>://</w:t>
        </w:r>
        <w:proofErr w:type="spellStart"/>
        <w:r w:rsidRPr="00D52CD7">
          <w:rPr>
            <w:rStyle w:val="Hyperlink"/>
            <w:lang w:val="en-US"/>
          </w:rPr>
          <w:t>towardsdatascience</w:t>
        </w:r>
        <w:proofErr w:type="spellEnd"/>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w:t>
      </w:r>
      <w:proofErr w:type="gramStart"/>
      <w:r w:rsidRPr="001864C4">
        <w:rPr>
          <w:lang w:val="en-US"/>
        </w:rPr>
        <w:t>vision?.</w:t>
      </w:r>
      <w:proofErr w:type="gramEnd"/>
      <w:r w:rsidRPr="001864C4">
        <w:rPr>
          <w:lang w:val="en-US"/>
        </w:rPr>
        <w:t xml:space="preserve"> </w:t>
      </w:r>
      <w:r>
        <w:t xml:space="preserve">Ανακτήθηκε από </w:t>
      </w:r>
      <w:hyperlink r:id="rId109"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proofErr w:type="spellStart"/>
        <w:r w:rsidRPr="001864C4">
          <w:rPr>
            <w:rStyle w:val="Hyperlink"/>
            <w:lang w:val="en-US"/>
          </w:rPr>
          <w:t>ibm</w:t>
        </w:r>
        <w:proofErr w:type="spellEnd"/>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r w:rsidRPr="00692B9D">
        <w:rPr>
          <w:lang w:val="en-US"/>
        </w:rPr>
        <w:t>Danuser,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Raghavan, V. V., Gudivada, V. N., Govindaraju,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r w:rsidRPr="00713ECF">
        <w:rPr>
          <w:lang w:val="en-US"/>
        </w:rPr>
        <w:lastRenderedPageBreak/>
        <w:t xml:space="preserve">Demirkan, H., </w:t>
      </w:r>
      <w:proofErr w:type="spellStart"/>
      <w:r w:rsidRPr="00713ECF">
        <w:rPr>
          <w:lang w:val="en-US"/>
        </w:rPr>
        <w:t>Earley</w:t>
      </w:r>
      <w:proofErr w:type="spellEnd"/>
      <w:r w:rsidRPr="00713ECF">
        <w:rPr>
          <w:lang w:val="en-US"/>
        </w:rPr>
        <w:t>,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 xml:space="preserve">Chen, M., Herrera, F., &amp; Hwang, K. (2018). Cognitive computing: architecture, technologies and intelligent applications. </w:t>
      </w:r>
      <w:proofErr w:type="spellStart"/>
      <w:r w:rsidRPr="00182CEC">
        <w:rPr>
          <w:lang w:val="en-US"/>
        </w:rPr>
        <w:t>Ieee</w:t>
      </w:r>
      <w:proofErr w:type="spellEnd"/>
      <w:r w:rsidRPr="00182CEC">
        <w:rPr>
          <w:lang w:val="en-US"/>
        </w:rPr>
        <w:t xml:space="preserv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0"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1"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w:t>
      </w:r>
      <w:proofErr w:type="gramStart"/>
      <w:r w:rsidRPr="00FF5C7B">
        <w:rPr>
          <w:lang w:val="en-US"/>
        </w:rPr>
        <w:t>Learning?.</w:t>
      </w:r>
      <w:proofErr w:type="gramEnd"/>
      <w:r w:rsidRPr="00FF5C7B">
        <w:rPr>
          <w:lang w:val="en-US"/>
        </w:rPr>
        <w:t xml:space="preserve"> </w:t>
      </w:r>
      <w:r>
        <w:t xml:space="preserve">Ανακτήθηκε από </w:t>
      </w:r>
      <w:hyperlink r:id="rId112"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proofErr w:type="spellStart"/>
        <w:r w:rsidRPr="00FF5C7B">
          <w:rPr>
            <w:rStyle w:val="Hyperlink"/>
            <w:lang w:val="en-US"/>
          </w:rPr>
          <w:t>netapp</w:t>
        </w:r>
        <w:proofErr w:type="spellEnd"/>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3"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proofErr w:type="spellStart"/>
        <w:r w:rsidRPr="00E97A3A">
          <w:rPr>
            <w:rStyle w:val="Hyperlink"/>
            <w:lang w:val="en-US"/>
          </w:rPr>
          <w:t>dataversity</w:t>
        </w:r>
        <w:proofErr w:type="spellEnd"/>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14"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proofErr w:type="spellStart"/>
      <w:r w:rsidRPr="00CE0B7A">
        <w:rPr>
          <w:lang w:val="en-US"/>
        </w:rPr>
        <w:t>Bulao</w:t>
      </w:r>
      <w:proofErr w:type="spellEnd"/>
      <w:r w:rsidRPr="009F7D70">
        <w:rPr>
          <w:lang w:val="en-US"/>
        </w:rPr>
        <w:t>,</w:t>
      </w:r>
      <w:r w:rsidRPr="00CE0B7A">
        <w:rPr>
          <w:lang w:val="en-US"/>
        </w:rPr>
        <w:t xml:space="preserve"> J. (2022, 6 February). How Much Data Is Created Every Day in </w:t>
      </w:r>
      <w:proofErr w:type="gramStart"/>
      <w:r w:rsidRPr="00CE0B7A">
        <w:rPr>
          <w:lang w:val="en-US"/>
        </w:rPr>
        <w:t>2022?.</w:t>
      </w:r>
      <w:proofErr w:type="gramEnd"/>
      <w:r w:rsidRPr="00CE0B7A">
        <w:rPr>
          <w:lang w:val="en-US"/>
        </w:rPr>
        <w:t xml:space="preserve"> </w:t>
      </w:r>
      <w:r w:rsidRPr="009F7D70">
        <w:t xml:space="preserve">Ανακτήθηκε από </w:t>
      </w:r>
      <w:hyperlink r:id="rId115"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w:t>
      </w:r>
      <w:proofErr w:type="gramStart"/>
      <w:r w:rsidRPr="00CE0B7A">
        <w:rPr>
          <w:lang w:val="en-US"/>
        </w:rPr>
        <w:t>2021.</w:t>
      </w:r>
      <w:proofErr w:type="gramEnd"/>
      <w:r w:rsidRPr="00724257">
        <w:rPr>
          <w:lang w:val="en-US"/>
        </w:rPr>
        <w:t xml:space="preserve"> </w:t>
      </w:r>
      <w:r w:rsidRPr="00724257">
        <w:t xml:space="preserve">Ανακτήθηκε από </w:t>
      </w:r>
      <w:hyperlink r:id="rId116"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proofErr w:type="spellStart"/>
      <w:r w:rsidRPr="00CE0B7A">
        <w:rPr>
          <w:lang w:val="en-US"/>
        </w:rPr>
        <w:t>SeedScientific</w:t>
      </w:r>
      <w:proofErr w:type="spellEnd"/>
      <w:r w:rsidRPr="00CE0B7A">
        <w:rPr>
          <w:lang w:val="en-US"/>
        </w:rPr>
        <w:t xml:space="preserve">. (2021). How Much Data Is Created Every </w:t>
      </w:r>
      <w:proofErr w:type="gramStart"/>
      <w:r w:rsidRPr="00CE0B7A">
        <w:rPr>
          <w:lang w:val="en-US"/>
        </w:rPr>
        <w:t>Day?.</w:t>
      </w:r>
      <w:proofErr w:type="gramEnd"/>
      <w:r w:rsidRPr="00CE0B7A">
        <w:rPr>
          <w:lang w:val="en-US"/>
        </w:rPr>
        <w:t xml:space="preserve"> </w:t>
      </w:r>
      <w:r w:rsidRPr="00F00475">
        <w:t xml:space="preserve">Ανακτήθηκε από  </w:t>
      </w:r>
      <w:hyperlink r:id="rId117"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lastRenderedPageBreak/>
        <w:t xml:space="preserve">The World Bank. (2021). Crossing borders. </w:t>
      </w:r>
      <w:r w:rsidRPr="00A359D1">
        <w:t xml:space="preserve">Ανακτήθηκε από </w:t>
      </w:r>
      <w:hyperlink r:id="rId118" w:history="1">
        <w:r w:rsidRPr="00A359D1">
          <w:rPr>
            <w:rStyle w:val="Hyperlink"/>
            <w:lang w:val="en-US"/>
          </w:rPr>
          <w:t>https</w:t>
        </w:r>
        <w:r w:rsidRPr="00A359D1">
          <w:rPr>
            <w:rStyle w:val="Hyperlink"/>
          </w:rPr>
          <w:t>://</w:t>
        </w:r>
        <w:proofErr w:type="spellStart"/>
        <w:r w:rsidRPr="00A359D1">
          <w:rPr>
            <w:rStyle w:val="Hyperlink"/>
            <w:lang w:val="en-US"/>
          </w:rPr>
          <w:t>wdr</w:t>
        </w:r>
        <w:proofErr w:type="spellEnd"/>
        <w:r w:rsidRPr="00A359D1">
          <w:rPr>
            <w:rStyle w:val="Hyperlink"/>
          </w:rPr>
          <w:t>2021.</w:t>
        </w:r>
        <w:proofErr w:type="spellStart"/>
        <w:r w:rsidRPr="00A359D1">
          <w:rPr>
            <w:rStyle w:val="Hyperlink"/>
            <w:lang w:val="en-US"/>
          </w:rPr>
          <w:t>worldbank</w:t>
        </w:r>
        <w:proofErr w:type="spellEnd"/>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19"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0"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proofErr w:type="spellStart"/>
        <w:r w:rsidRPr="008B395A">
          <w:rPr>
            <w:rStyle w:val="Hyperlink"/>
            <w:lang w:val="en-US"/>
          </w:rPr>
          <w:t>youtube</w:t>
        </w:r>
        <w:proofErr w:type="spellEnd"/>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proofErr w:type="spellStart"/>
        <w:r w:rsidRPr="008B395A">
          <w:rPr>
            <w:rStyle w:val="Hyperlink"/>
            <w:lang w:val="en-US"/>
          </w:rPr>
          <w:t>GyrhVZnKM</w:t>
        </w:r>
        <w:proofErr w:type="spellEnd"/>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proofErr w:type="spellStart"/>
        <w:r w:rsidRPr="008B395A">
          <w:rPr>
            <w:rStyle w:val="Hyperlink"/>
            <w:lang w:val="en-US"/>
          </w:rPr>
          <w:t>DataMagic</w:t>
        </w:r>
        <w:proofErr w:type="spellEnd"/>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1"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2" w:history="1">
        <w:r w:rsidRPr="000672A6">
          <w:rPr>
            <w:rStyle w:val="Hyperlink"/>
            <w:lang w:val="en-US"/>
          </w:rPr>
          <w:t>https</w:t>
        </w:r>
        <w:r w:rsidRPr="00910508">
          <w:rPr>
            <w:rStyle w:val="Hyperlink"/>
          </w:rPr>
          <w:t>://</w:t>
        </w:r>
        <w:proofErr w:type="spellStart"/>
        <w:r w:rsidRPr="000672A6">
          <w:rPr>
            <w:rStyle w:val="Hyperlink"/>
            <w:lang w:val="en-US"/>
          </w:rPr>
          <w:t>riskspan</w:t>
        </w:r>
        <w:proofErr w:type="spellEnd"/>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r w:rsidRPr="00E50E68">
        <w:rPr>
          <w:rStyle w:val="Hyperlink"/>
          <w:color w:val="000000"/>
          <w:u w:val="none"/>
          <w:lang w:val="en-US"/>
        </w:rPr>
        <w:t>Alzubi,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El Naqa,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w:t>
      </w:r>
      <w:proofErr w:type="gramStart"/>
      <w:r w:rsidRPr="0018649D">
        <w:rPr>
          <w:rStyle w:val="Hyperlink"/>
          <w:color w:val="000000"/>
          <w:u w:val="none"/>
          <w:lang w:val="en-US"/>
        </w:rPr>
        <w:t>).[</w:t>
      </w:r>
      <w:proofErr w:type="gramEnd"/>
      <w:r w:rsidRPr="0018649D">
        <w:rPr>
          <w:rStyle w:val="Hyperlink"/>
          <w:color w:val="000000"/>
          <w:u w:val="none"/>
          <w:lang w:val="en-US"/>
        </w:rPr>
        <w:t>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Van Engelen, J. E., &amp; Hoos,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Sutton, R. S., &amp; Barto,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r w:rsidRPr="00957977">
        <w:rPr>
          <w:lang w:val="en-US"/>
        </w:rPr>
        <w:t xml:space="preserve">MediaPipe. (2020). </w:t>
      </w:r>
      <w:r w:rsidR="00957977" w:rsidRPr="00957977">
        <w:rPr>
          <w:lang w:val="en-US"/>
        </w:rPr>
        <w:t>Home</w:t>
      </w:r>
      <w:r w:rsidR="00957977" w:rsidRPr="00E17FE4">
        <w:rPr>
          <w:lang w:val="en-US"/>
        </w:rPr>
        <w:t xml:space="preserve"> - </w:t>
      </w:r>
      <w:proofErr w:type="spellStart"/>
      <w:r w:rsidR="00957977" w:rsidRPr="00957977">
        <w:rPr>
          <w:lang w:val="en-US"/>
        </w:rPr>
        <w:t>mediapipe</w:t>
      </w:r>
      <w:proofErr w:type="spellEnd"/>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23"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proofErr w:type="spellStart"/>
      <w:r>
        <w:rPr>
          <w:lang w:val="en-US"/>
        </w:rPr>
        <w:t>S</w:t>
      </w:r>
      <w:r w:rsidR="00B61069" w:rsidRPr="00B61069">
        <w:rPr>
          <w:lang w:val="en-US"/>
        </w:rPr>
        <w:t>eeed</w:t>
      </w:r>
      <w:proofErr w:type="spellEnd"/>
      <w:r w:rsidR="00B61069" w:rsidRPr="00B61069">
        <w:rPr>
          <w:lang w:val="en-US"/>
        </w:rPr>
        <w:t xml:space="preserve">. (2008). Getting Started with MediaPipe on </w:t>
      </w:r>
      <w:proofErr w:type="spellStart"/>
      <w:r w:rsidR="00B61069" w:rsidRPr="00B61069">
        <w:rPr>
          <w:lang w:val="en-US"/>
        </w:rPr>
        <w:t>reTerminal</w:t>
      </w:r>
      <w:proofErr w:type="spellEnd"/>
      <w:r w:rsidR="00B61069" w:rsidRPr="00B61069">
        <w:rPr>
          <w:lang w:val="en-US"/>
        </w:rPr>
        <w:t xml:space="preserve">. </w:t>
      </w:r>
      <w:r w:rsidR="00B61069" w:rsidRPr="00B61069">
        <w:t xml:space="preserve">Ανακτήθηκε από </w:t>
      </w:r>
      <w:hyperlink r:id="rId124"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proofErr w:type="spellStart"/>
        <w:r w:rsidR="00B61069" w:rsidRPr="00B61069">
          <w:rPr>
            <w:rStyle w:val="Hyperlink"/>
            <w:lang w:val="en-US"/>
          </w:rPr>
          <w:t>seeedstudio</w:t>
        </w:r>
        <w:proofErr w:type="spellEnd"/>
        <w:r w:rsidR="00B61069" w:rsidRPr="00B61069">
          <w:rPr>
            <w:rStyle w:val="Hyperlink"/>
          </w:rPr>
          <w:t>.</w:t>
        </w:r>
        <w:r w:rsidR="00B61069" w:rsidRPr="00B61069">
          <w:rPr>
            <w:rStyle w:val="Hyperlink"/>
            <w:lang w:val="en-US"/>
          </w:rPr>
          <w:t>com</w:t>
        </w:r>
        <w:r w:rsidR="00B61069" w:rsidRPr="00B61069">
          <w:rPr>
            <w:rStyle w:val="Hyperlink"/>
          </w:rPr>
          <w:t>/</w:t>
        </w:r>
        <w:proofErr w:type="spellStart"/>
        <w:r w:rsidR="00B61069" w:rsidRPr="00B61069">
          <w:rPr>
            <w:rStyle w:val="Hyperlink"/>
            <w:lang w:val="en-US"/>
          </w:rPr>
          <w:t>reTerminal</w:t>
        </w:r>
        <w:proofErr w:type="spellEnd"/>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r w:rsidRPr="004F0908">
        <w:rPr>
          <w:lang w:val="en-US"/>
        </w:rPr>
        <w:t xml:space="preserve">MediaPipe. (2020). Solutions. </w:t>
      </w:r>
      <w:r w:rsidRPr="004F0908">
        <w:t>Ανακτήθηκε</w:t>
      </w:r>
      <w:r w:rsidRPr="00E17FE4">
        <w:rPr>
          <w:lang w:val="en-US"/>
        </w:rPr>
        <w:t xml:space="preserve"> </w:t>
      </w:r>
      <w:r w:rsidRPr="004F0908">
        <w:t>από</w:t>
      </w:r>
      <w:r w:rsidRPr="00E17FE4">
        <w:rPr>
          <w:lang w:val="en-US"/>
        </w:rPr>
        <w:t xml:space="preserve"> </w:t>
      </w:r>
      <w:hyperlink r:id="rId125"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r w:rsidRPr="0036375A">
        <w:rPr>
          <w:lang w:val="en-US"/>
        </w:rPr>
        <w:lastRenderedPageBreak/>
        <w:t xml:space="preserve">MediaPipe. (2020). MediaPipe Pose. </w:t>
      </w:r>
      <w:r>
        <w:t>Ανακτήθηκε</w:t>
      </w:r>
      <w:r w:rsidRPr="00E17FE4">
        <w:rPr>
          <w:lang w:val="en-US"/>
        </w:rPr>
        <w:t xml:space="preserve"> </w:t>
      </w:r>
      <w:r>
        <w:t>από</w:t>
      </w:r>
      <w:r w:rsidRPr="00E17FE4">
        <w:rPr>
          <w:lang w:val="en-US"/>
        </w:rPr>
        <w:t xml:space="preserve"> </w:t>
      </w:r>
      <w:hyperlink r:id="rId126"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r w:rsidRPr="004E7A2F">
        <w:rPr>
          <w:lang w:val="en-US"/>
        </w:rPr>
        <w:t xml:space="preserve">Pedregosa, F., </w:t>
      </w:r>
      <w:proofErr w:type="spellStart"/>
      <w:r w:rsidRPr="004E7A2F">
        <w:rPr>
          <w:lang w:val="en-US"/>
        </w:rPr>
        <w:t>Varoquaux</w:t>
      </w:r>
      <w:proofErr w:type="spellEnd"/>
      <w:r w:rsidRPr="004E7A2F">
        <w:rPr>
          <w:lang w:val="en-US"/>
        </w:rPr>
        <w:t xml:space="preserve">, G., </w:t>
      </w:r>
      <w:proofErr w:type="spellStart"/>
      <w:r w:rsidRPr="004E7A2F">
        <w:rPr>
          <w:lang w:val="en-US"/>
        </w:rPr>
        <w:t>Gramfort</w:t>
      </w:r>
      <w:proofErr w:type="spellEnd"/>
      <w:r w:rsidRPr="004E7A2F">
        <w:rPr>
          <w:lang w:val="en-US"/>
        </w:rPr>
        <w:t xml:space="preserve">, A., Michel, V., Thirion, B., Grisel, O., … </w:t>
      </w:r>
      <w:proofErr w:type="spellStart"/>
      <w:r w:rsidRPr="004E7A2F">
        <w:rPr>
          <w:lang w:val="en-US"/>
        </w:rPr>
        <w:t>Duchesnay</w:t>
      </w:r>
      <w:proofErr w:type="spellEnd"/>
      <w:r w:rsidRPr="004E7A2F">
        <w:rPr>
          <w:lang w:val="en-US"/>
        </w:rPr>
        <w:t>,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7"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proofErr w:type="spellStart"/>
      <w:r w:rsidRPr="009835A3">
        <w:rPr>
          <w:lang w:val="en-US"/>
        </w:rPr>
        <w:t>PyPI</w:t>
      </w:r>
      <w:proofErr w:type="spellEnd"/>
      <w:r w:rsidRPr="009835A3">
        <w:t xml:space="preserve">. (2020). </w:t>
      </w:r>
      <w:proofErr w:type="spellStart"/>
      <w:r w:rsidRPr="009835A3">
        <w:rPr>
          <w:lang w:val="en-US"/>
        </w:rPr>
        <w:t>Xlwt</w:t>
      </w:r>
      <w:proofErr w:type="spellEnd"/>
      <w:r w:rsidRPr="009835A3">
        <w:t xml:space="preserve">. </w:t>
      </w:r>
      <w:r>
        <w:t xml:space="preserve">Ανακτήθηκε από </w:t>
      </w:r>
      <w:hyperlink r:id="rId128" w:history="1">
        <w:r w:rsidRPr="009835A3">
          <w:rPr>
            <w:rStyle w:val="Hyperlink"/>
            <w:lang w:val="en-US"/>
          </w:rPr>
          <w:t>https</w:t>
        </w:r>
        <w:r w:rsidRPr="009835A3">
          <w:rPr>
            <w:rStyle w:val="Hyperlink"/>
          </w:rPr>
          <w:t>://</w:t>
        </w:r>
        <w:proofErr w:type="spellStart"/>
        <w:r w:rsidRPr="009835A3">
          <w:rPr>
            <w:rStyle w:val="Hyperlink"/>
            <w:lang w:val="en-US"/>
          </w:rPr>
          <w:t>pypi</w:t>
        </w:r>
        <w:proofErr w:type="spellEnd"/>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proofErr w:type="spellStart"/>
        <w:r w:rsidRPr="009835A3">
          <w:rPr>
            <w:rStyle w:val="Hyperlink"/>
            <w:lang w:val="en-US"/>
          </w:rPr>
          <w:t>xlwt</w:t>
        </w:r>
        <w:proofErr w:type="spellEnd"/>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proofErr w:type="spellStart"/>
      <w:r w:rsidRPr="00632DA7">
        <w:rPr>
          <w:lang w:val="en-US"/>
        </w:rPr>
        <w:t>Docs.python</w:t>
      </w:r>
      <w:proofErr w:type="spellEnd"/>
      <w:r w:rsidRPr="00632DA7">
        <w:rPr>
          <w:lang w:val="en-US"/>
        </w:rPr>
        <w:t xml:space="preserve">. (2001). Miscellaneous operating system interfaces. </w:t>
      </w:r>
      <w:r>
        <w:t xml:space="preserve">Ανακτήθηκε από </w:t>
      </w:r>
      <w:hyperlink r:id="rId129" w:history="1">
        <w:r w:rsidR="009835A3" w:rsidRPr="00A62316">
          <w:rPr>
            <w:rStyle w:val="Hyperlink"/>
          </w:rPr>
          <w:t>https://docs.python.org/3/library/os.html</w:t>
        </w:r>
      </w:hyperlink>
      <w:r w:rsidR="009835A3" w:rsidRPr="006D0091">
        <w:t xml:space="preserve"> </w:t>
      </w:r>
    </w:p>
    <w:p w14:paraId="507BD7E0" w14:textId="5EBE9E79" w:rsidR="00E84D3F" w:rsidRDefault="005F0CF8" w:rsidP="00D761A3">
      <w:pPr>
        <w:pStyle w:val="Default"/>
        <w:numPr>
          <w:ilvl w:val="0"/>
          <w:numId w:val="15"/>
        </w:numPr>
        <w:spacing w:line="360" w:lineRule="auto"/>
        <w:jc w:val="both"/>
      </w:pPr>
      <w:proofErr w:type="spellStart"/>
      <w:r>
        <w:rPr>
          <w:lang w:val="en-US"/>
        </w:rPr>
        <w:t>Tatariants</w:t>
      </w:r>
      <w:proofErr w:type="spellEnd"/>
      <w:r>
        <w:rPr>
          <w:lang w:val="en-US"/>
        </w:rPr>
        <w:t xml:space="preserve">, M. (2020, 21 December). </w:t>
      </w:r>
      <w:r w:rsidRPr="005F0CF8">
        <w:rPr>
          <w:lang w:val="en-US"/>
        </w:rPr>
        <w:t>AI Pose Estimation in Fitness Application</w:t>
      </w:r>
      <w:r>
        <w:rPr>
          <w:lang w:val="en-US"/>
        </w:rPr>
        <w:t xml:space="preserve">. </w:t>
      </w:r>
      <w:r w:rsidR="00B109AB">
        <w:t xml:space="preserve">Ανακτήθηκε από </w:t>
      </w:r>
      <w:hyperlink r:id="rId130"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p w14:paraId="164D2E2B" w14:textId="58E28460" w:rsidR="00CD67A5" w:rsidRDefault="00CD67A5" w:rsidP="00CD67A5">
      <w:pPr>
        <w:pStyle w:val="Default"/>
        <w:numPr>
          <w:ilvl w:val="0"/>
          <w:numId w:val="15"/>
        </w:numPr>
        <w:spacing w:line="360" w:lineRule="auto"/>
        <w:jc w:val="both"/>
      </w:pPr>
      <w:r w:rsidRPr="00CD67A5">
        <w:rPr>
          <w:lang w:val="en-US"/>
        </w:rPr>
        <w:t xml:space="preserve">Bhardwaj, A. (2020, 26 May). Silhouette Coefficient Validating clustering techniques. </w:t>
      </w:r>
      <w:r>
        <w:t xml:space="preserve">Ανακτήθηκε από </w:t>
      </w:r>
      <w:hyperlink r:id="rId131" w:history="1">
        <w:r w:rsidRPr="00CD67A5">
          <w:rPr>
            <w:rStyle w:val="Hyperlink"/>
            <w:lang w:val="en-US"/>
          </w:rPr>
          <w:t>https</w:t>
        </w:r>
        <w:r w:rsidRPr="00A360DE">
          <w:rPr>
            <w:rStyle w:val="Hyperlink"/>
          </w:rPr>
          <w:t>://</w:t>
        </w:r>
        <w:proofErr w:type="spellStart"/>
        <w:r w:rsidRPr="00CD67A5">
          <w:rPr>
            <w:rStyle w:val="Hyperlink"/>
            <w:lang w:val="en-US"/>
          </w:rPr>
          <w:t>towardsdatascience</w:t>
        </w:r>
        <w:proofErr w:type="spellEnd"/>
        <w:r w:rsidRPr="00A360DE">
          <w:rPr>
            <w:rStyle w:val="Hyperlink"/>
          </w:rPr>
          <w:t>.</w:t>
        </w:r>
        <w:r w:rsidRPr="00CD67A5">
          <w:rPr>
            <w:rStyle w:val="Hyperlink"/>
            <w:lang w:val="en-US"/>
          </w:rPr>
          <w:t>com</w:t>
        </w:r>
        <w:r w:rsidRPr="00A360DE">
          <w:rPr>
            <w:rStyle w:val="Hyperlink"/>
          </w:rPr>
          <w:t>/</w:t>
        </w:r>
        <w:r w:rsidRPr="00CD67A5">
          <w:rPr>
            <w:rStyle w:val="Hyperlink"/>
            <w:lang w:val="en-US"/>
          </w:rPr>
          <w:t>silhouette</w:t>
        </w:r>
        <w:r w:rsidRPr="00A360DE">
          <w:rPr>
            <w:rStyle w:val="Hyperlink"/>
          </w:rPr>
          <w:t>-</w:t>
        </w:r>
        <w:r w:rsidRPr="00CD67A5">
          <w:rPr>
            <w:rStyle w:val="Hyperlink"/>
            <w:lang w:val="en-US"/>
          </w:rPr>
          <w:t>coefficient</w:t>
        </w:r>
        <w:r w:rsidRPr="00A360DE">
          <w:rPr>
            <w:rStyle w:val="Hyperlink"/>
          </w:rPr>
          <w:t>-</w:t>
        </w:r>
        <w:r w:rsidRPr="00CD67A5">
          <w:rPr>
            <w:rStyle w:val="Hyperlink"/>
            <w:lang w:val="en-US"/>
          </w:rPr>
          <w:t>validating</w:t>
        </w:r>
        <w:r w:rsidRPr="00A360DE">
          <w:rPr>
            <w:rStyle w:val="Hyperlink"/>
          </w:rPr>
          <w:t>-</w:t>
        </w:r>
        <w:r w:rsidRPr="00CD67A5">
          <w:rPr>
            <w:rStyle w:val="Hyperlink"/>
            <w:lang w:val="en-US"/>
          </w:rPr>
          <w:t>clustering</w:t>
        </w:r>
        <w:r w:rsidRPr="00A360DE">
          <w:rPr>
            <w:rStyle w:val="Hyperlink"/>
          </w:rPr>
          <w:t>-</w:t>
        </w:r>
        <w:r w:rsidRPr="00CD67A5">
          <w:rPr>
            <w:rStyle w:val="Hyperlink"/>
            <w:lang w:val="en-US"/>
          </w:rPr>
          <w:t>techniques</w:t>
        </w:r>
        <w:r w:rsidRPr="00A360DE">
          <w:rPr>
            <w:rStyle w:val="Hyperlink"/>
          </w:rPr>
          <w:t>-</w:t>
        </w:r>
        <w:r w:rsidRPr="00CD67A5">
          <w:rPr>
            <w:rStyle w:val="Hyperlink"/>
            <w:lang w:val="en-US"/>
          </w:rPr>
          <w:t>e</w:t>
        </w:r>
        <w:r w:rsidRPr="00A360DE">
          <w:rPr>
            <w:rStyle w:val="Hyperlink"/>
          </w:rPr>
          <w:t>976</w:t>
        </w:r>
        <w:r w:rsidRPr="00CD67A5">
          <w:rPr>
            <w:rStyle w:val="Hyperlink"/>
            <w:lang w:val="en-US"/>
          </w:rPr>
          <w:t>bb</w:t>
        </w:r>
        <w:r w:rsidRPr="00A360DE">
          <w:rPr>
            <w:rStyle w:val="Hyperlink"/>
          </w:rPr>
          <w:t>81</w:t>
        </w:r>
        <w:r w:rsidRPr="00CD67A5">
          <w:rPr>
            <w:rStyle w:val="Hyperlink"/>
            <w:lang w:val="en-US"/>
          </w:rPr>
          <w:t>d</w:t>
        </w:r>
        <w:r w:rsidRPr="00A360DE">
          <w:rPr>
            <w:rStyle w:val="Hyperlink"/>
          </w:rPr>
          <w:t>10</w:t>
        </w:r>
        <w:r w:rsidRPr="00CD67A5">
          <w:rPr>
            <w:rStyle w:val="Hyperlink"/>
            <w:lang w:val="en-US"/>
          </w:rPr>
          <w:t>c</w:t>
        </w:r>
      </w:hyperlink>
      <w:r w:rsidRPr="00CD67A5">
        <w:t xml:space="preserve"> </w:t>
      </w:r>
    </w:p>
    <w:p w14:paraId="63D50DC3" w14:textId="57F0ED54" w:rsidR="003D7591" w:rsidRDefault="003D7591" w:rsidP="003D7591">
      <w:pPr>
        <w:pStyle w:val="Default"/>
        <w:numPr>
          <w:ilvl w:val="0"/>
          <w:numId w:val="15"/>
        </w:numPr>
        <w:spacing w:line="360" w:lineRule="auto"/>
        <w:jc w:val="both"/>
      </w:pPr>
      <w:r w:rsidRPr="003D7591">
        <w:rPr>
          <w:lang w:val="en-US"/>
        </w:rPr>
        <w:t xml:space="preserve">Saji, B. (2021, 20 January). In-depth Intuition of K-Means Clustering Algorithm in Machine Learning. </w:t>
      </w:r>
      <w:r>
        <w:t xml:space="preserve">Ανακτήθηκε από </w:t>
      </w:r>
      <w:hyperlink r:id="rId132" w:history="1">
        <w:r w:rsidRPr="003D7591">
          <w:rPr>
            <w:rStyle w:val="Hyperlink"/>
            <w:lang w:val="en-US"/>
          </w:rPr>
          <w:t>https</w:t>
        </w:r>
        <w:r w:rsidRPr="00A360DE">
          <w:rPr>
            <w:rStyle w:val="Hyperlink"/>
          </w:rPr>
          <w:t>://</w:t>
        </w:r>
        <w:r w:rsidRPr="003D7591">
          <w:rPr>
            <w:rStyle w:val="Hyperlink"/>
            <w:lang w:val="en-US"/>
          </w:rPr>
          <w:t>www</w:t>
        </w:r>
        <w:r w:rsidRPr="00A360DE">
          <w:rPr>
            <w:rStyle w:val="Hyperlink"/>
          </w:rPr>
          <w:t>.</w:t>
        </w:r>
        <w:proofErr w:type="spellStart"/>
        <w:r w:rsidRPr="003D7591">
          <w:rPr>
            <w:rStyle w:val="Hyperlink"/>
            <w:lang w:val="en-US"/>
          </w:rPr>
          <w:t>analyticsvidhya</w:t>
        </w:r>
        <w:proofErr w:type="spellEnd"/>
        <w:r w:rsidRPr="00A360DE">
          <w:rPr>
            <w:rStyle w:val="Hyperlink"/>
          </w:rPr>
          <w:t>.</w:t>
        </w:r>
        <w:r w:rsidRPr="003D7591">
          <w:rPr>
            <w:rStyle w:val="Hyperlink"/>
            <w:lang w:val="en-US"/>
          </w:rPr>
          <w:t>com</w:t>
        </w:r>
        <w:r w:rsidRPr="00A360DE">
          <w:rPr>
            <w:rStyle w:val="Hyperlink"/>
          </w:rPr>
          <w:t>/</w:t>
        </w:r>
        <w:r w:rsidRPr="003D7591">
          <w:rPr>
            <w:rStyle w:val="Hyperlink"/>
            <w:lang w:val="en-US"/>
          </w:rPr>
          <w:t>blog</w:t>
        </w:r>
        <w:r w:rsidRPr="00A360DE">
          <w:rPr>
            <w:rStyle w:val="Hyperlink"/>
          </w:rPr>
          <w:t>/2021/01/</w:t>
        </w:r>
        <w:r w:rsidRPr="003D7591">
          <w:rPr>
            <w:rStyle w:val="Hyperlink"/>
            <w:lang w:val="en-US"/>
          </w:rPr>
          <w:t>in</w:t>
        </w:r>
        <w:r w:rsidRPr="00A360DE">
          <w:rPr>
            <w:rStyle w:val="Hyperlink"/>
          </w:rPr>
          <w:t>-</w:t>
        </w:r>
        <w:r w:rsidRPr="003D7591">
          <w:rPr>
            <w:rStyle w:val="Hyperlink"/>
            <w:lang w:val="en-US"/>
          </w:rPr>
          <w:t>depth</w:t>
        </w:r>
        <w:r w:rsidRPr="00A360DE">
          <w:rPr>
            <w:rStyle w:val="Hyperlink"/>
          </w:rPr>
          <w:t>-</w:t>
        </w:r>
        <w:r w:rsidRPr="003D7591">
          <w:rPr>
            <w:rStyle w:val="Hyperlink"/>
            <w:lang w:val="en-US"/>
          </w:rPr>
          <w:t>intuition</w:t>
        </w:r>
        <w:r w:rsidRPr="00A360DE">
          <w:rPr>
            <w:rStyle w:val="Hyperlink"/>
          </w:rPr>
          <w:t>-</w:t>
        </w:r>
        <w:r w:rsidRPr="003D7591">
          <w:rPr>
            <w:rStyle w:val="Hyperlink"/>
            <w:lang w:val="en-US"/>
          </w:rPr>
          <w:t>of</w:t>
        </w:r>
        <w:r w:rsidRPr="00A360DE">
          <w:rPr>
            <w:rStyle w:val="Hyperlink"/>
          </w:rPr>
          <w:t>-</w:t>
        </w:r>
        <w:r w:rsidRPr="003D7591">
          <w:rPr>
            <w:rStyle w:val="Hyperlink"/>
            <w:lang w:val="en-US"/>
          </w:rPr>
          <w:t>k</w:t>
        </w:r>
        <w:r w:rsidRPr="00A360DE">
          <w:rPr>
            <w:rStyle w:val="Hyperlink"/>
          </w:rPr>
          <w:t>-</w:t>
        </w:r>
        <w:r w:rsidRPr="003D7591">
          <w:rPr>
            <w:rStyle w:val="Hyperlink"/>
            <w:lang w:val="en-US"/>
          </w:rPr>
          <w:t>means</w:t>
        </w:r>
        <w:r w:rsidRPr="00A360DE">
          <w:rPr>
            <w:rStyle w:val="Hyperlink"/>
          </w:rPr>
          <w:t>-</w:t>
        </w:r>
        <w:r w:rsidRPr="003D7591">
          <w:rPr>
            <w:rStyle w:val="Hyperlink"/>
            <w:lang w:val="en-US"/>
          </w:rPr>
          <w:t>clustering</w:t>
        </w:r>
        <w:r w:rsidRPr="00A360DE">
          <w:rPr>
            <w:rStyle w:val="Hyperlink"/>
          </w:rPr>
          <w:t>-</w:t>
        </w:r>
        <w:r w:rsidRPr="003D7591">
          <w:rPr>
            <w:rStyle w:val="Hyperlink"/>
            <w:lang w:val="en-US"/>
          </w:rPr>
          <w:t>algorithm</w:t>
        </w:r>
        <w:r w:rsidRPr="00A360DE">
          <w:rPr>
            <w:rStyle w:val="Hyperlink"/>
          </w:rPr>
          <w:t>-</w:t>
        </w:r>
        <w:r w:rsidRPr="003D7591">
          <w:rPr>
            <w:rStyle w:val="Hyperlink"/>
            <w:lang w:val="en-US"/>
          </w:rPr>
          <w:t>in</w:t>
        </w:r>
        <w:r w:rsidRPr="00A360DE">
          <w:rPr>
            <w:rStyle w:val="Hyperlink"/>
          </w:rPr>
          <w:t>-</w:t>
        </w:r>
        <w:r w:rsidRPr="003D7591">
          <w:rPr>
            <w:rStyle w:val="Hyperlink"/>
            <w:lang w:val="en-US"/>
          </w:rPr>
          <w:t>machine</w:t>
        </w:r>
        <w:r w:rsidRPr="00A360DE">
          <w:rPr>
            <w:rStyle w:val="Hyperlink"/>
          </w:rPr>
          <w:t>-</w:t>
        </w:r>
        <w:r w:rsidRPr="003D7591">
          <w:rPr>
            <w:rStyle w:val="Hyperlink"/>
            <w:lang w:val="en-US"/>
          </w:rPr>
          <w:t>learning</w:t>
        </w:r>
        <w:r w:rsidRPr="00A360DE">
          <w:rPr>
            <w:rStyle w:val="Hyperlink"/>
          </w:rPr>
          <w:t>/</w:t>
        </w:r>
      </w:hyperlink>
      <w:r w:rsidRPr="003D7591">
        <w:t xml:space="preserve"> </w:t>
      </w:r>
    </w:p>
    <w:p w14:paraId="106CA336" w14:textId="7DC9291F" w:rsidR="00E63E38" w:rsidRDefault="00E63E38" w:rsidP="00E63E38">
      <w:pPr>
        <w:pStyle w:val="Default"/>
        <w:numPr>
          <w:ilvl w:val="0"/>
          <w:numId w:val="15"/>
        </w:numPr>
        <w:spacing w:line="360" w:lineRule="auto"/>
        <w:jc w:val="both"/>
        <w:rPr>
          <w:lang w:val="en-US"/>
        </w:rPr>
      </w:pPr>
      <w:r w:rsidRPr="00E63E38">
        <w:rPr>
          <w:lang w:val="en-US"/>
        </w:rPr>
        <w:t>Hunter, J. D. (2007). Matplotlib: A 2D graphics environment. Computing in Science &amp; Engineering, 9(3), 90–95. doi:10.1109/MCSE.2007.55</w:t>
      </w:r>
    </w:p>
    <w:p w14:paraId="293B7962" w14:textId="420CAC61" w:rsidR="00EB0DCC" w:rsidRPr="002C4881" w:rsidRDefault="005169A6" w:rsidP="00E63E38">
      <w:pPr>
        <w:pStyle w:val="Default"/>
        <w:numPr>
          <w:ilvl w:val="0"/>
          <w:numId w:val="15"/>
        </w:numPr>
        <w:spacing w:line="360" w:lineRule="auto"/>
        <w:jc w:val="both"/>
        <w:rPr>
          <w:lang w:val="en-US"/>
        </w:rPr>
      </w:pPr>
      <w:hyperlink r:id="rId133" w:history="1">
        <w:r w:rsidR="00EB0DCC" w:rsidRPr="00122299">
          <w:rPr>
            <w:rStyle w:val="Hyperlink"/>
            <w:lang w:val="en-US"/>
          </w:rPr>
          <w:t>https://github.com/johny-kampe/Athletic-Performance-Optimization-Diploma-Thesis</w:t>
        </w:r>
      </w:hyperlink>
      <w:r w:rsidR="00EB0DCC">
        <w:rPr>
          <w:lang w:val="en-US"/>
        </w:rPr>
        <w:t xml:space="preserve"> </w:t>
      </w:r>
    </w:p>
    <w:sectPr w:rsidR="00EB0DCC" w:rsidRPr="002C4881" w:rsidSect="004F14F4">
      <w:headerReference w:type="default" r:id="rId134"/>
      <w:footerReference w:type="default" r:id="rId135"/>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06EB5" w14:textId="77777777" w:rsidR="005169A6" w:rsidRDefault="005169A6" w:rsidP="004F14F4">
      <w:pPr>
        <w:spacing w:after="0" w:line="240" w:lineRule="auto"/>
      </w:pPr>
      <w:r>
        <w:separator/>
      </w:r>
    </w:p>
  </w:endnote>
  <w:endnote w:type="continuationSeparator" w:id="0">
    <w:p w14:paraId="070B9154" w14:textId="77777777" w:rsidR="005169A6" w:rsidRDefault="005169A6"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ECAE2" w14:textId="77777777" w:rsidR="005169A6" w:rsidRDefault="005169A6" w:rsidP="004F14F4">
      <w:pPr>
        <w:spacing w:after="0" w:line="240" w:lineRule="auto"/>
      </w:pPr>
      <w:r>
        <w:separator/>
      </w:r>
    </w:p>
  </w:footnote>
  <w:footnote w:type="continuationSeparator" w:id="0">
    <w:p w14:paraId="5E829568" w14:textId="77777777" w:rsidR="005169A6" w:rsidRDefault="005169A6"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Kaberakis">
    <w15:presenceInfo w15:providerId="Windows Live" w15:userId="45c7035c67ad60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535"/>
    <w:rsid w:val="00012899"/>
    <w:rsid w:val="00013895"/>
    <w:rsid w:val="00013BBC"/>
    <w:rsid w:val="00013D74"/>
    <w:rsid w:val="000141AF"/>
    <w:rsid w:val="00014BF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4230"/>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5DFD"/>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5A97"/>
    <w:rsid w:val="000B61B3"/>
    <w:rsid w:val="000B657B"/>
    <w:rsid w:val="000B6997"/>
    <w:rsid w:val="000B728F"/>
    <w:rsid w:val="000C06B5"/>
    <w:rsid w:val="000C0EDB"/>
    <w:rsid w:val="000C14AE"/>
    <w:rsid w:val="000C1597"/>
    <w:rsid w:val="000C2522"/>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6151"/>
    <w:rsid w:val="000D799C"/>
    <w:rsid w:val="000D7FD3"/>
    <w:rsid w:val="000E01AF"/>
    <w:rsid w:val="000E0401"/>
    <w:rsid w:val="000E107D"/>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093"/>
    <w:rsid w:val="000F2600"/>
    <w:rsid w:val="000F2F22"/>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A61"/>
    <w:rsid w:val="00103BC5"/>
    <w:rsid w:val="00104D96"/>
    <w:rsid w:val="001050EC"/>
    <w:rsid w:val="001051F7"/>
    <w:rsid w:val="00105286"/>
    <w:rsid w:val="001053A5"/>
    <w:rsid w:val="00105E2B"/>
    <w:rsid w:val="00106212"/>
    <w:rsid w:val="0010639E"/>
    <w:rsid w:val="00106B14"/>
    <w:rsid w:val="00106D5A"/>
    <w:rsid w:val="00110453"/>
    <w:rsid w:val="00112523"/>
    <w:rsid w:val="00113014"/>
    <w:rsid w:val="00113CC6"/>
    <w:rsid w:val="001142C4"/>
    <w:rsid w:val="0011494E"/>
    <w:rsid w:val="0011778D"/>
    <w:rsid w:val="00117C7F"/>
    <w:rsid w:val="00120306"/>
    <w:rsid w:val="00120C10"/>
    <w:rsid w:val="0012119D"/>
    <w:rsid w:val="00121B1E"/>
    <w:rsid w:val="00121D21"/>
    <w:rsid w:val="00122108"/>
    <w:rsid w:val="00122E71"/>
    <w:rsid w:val="001256D2"/>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216"/>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57EFD"/>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92A"/>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427"/>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0AF"/>
    <w:rsid w:val="001D2CAC"/>
    <w:rsid w:val="001D30A8"/>
    <w:rsid w:val="001D341E"/>
    <w:rsid w:val="001D4AFF"/>
    <w:rsid w:val="001D5FF2"/>
    <w:rsid w:val="001D67A9"/>
    <w:rsid w:val="001D6AB1"/>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713"/>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4FEB"/>
    <w:rsid w:val="00205630"/>
    <w:rsid w:val="00205F5C"/>
    <w:rsid w:val="002063B7"/>
    <w:rsid w:val="00206643"/>
    <w:rsid w:val="00206D19"/>
    <w:rsid w:val="00207092"/>
    <w:rsid w:val="00210367"/>
    <w:rsid w:val="0021110D"/>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4D9"/>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3FB7"/>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2EC"/>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05E8"/>
    <w:rsid w:val="00271343"/>
    <w:rsid w:val="002726BE"/>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608"/>
    <w:rsid w:val="002A6EDB"/>
    <w:rsid w:val="002A73CA"/>
    <w:rsid w:val="002A77D3"/>
    <w:rsid w:val="002A7F7D"/>
    <w:rsid w:val="002B046E"/>
    <w:rsid w:val="002B1411"/>
    <w:rsid w:val="002B19A4"/>
    <w:rsid w:val="002B2AE1"/>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881"/>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283A"/>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623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2D6"/>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DA3"/>
    <w:rsid w:val="00367FCC"/>
    <w:rsid w:val="00370221"/>
    <w:rsid w:val="003707FF"/>
    <w:rsid w:val="00370E20"/>
    <w:rsid w:val="00370E5D"/>
    <w:rsid w:val="00370F18"/>
    <w:rsid w:val="0037186C"/>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36D"/>
    <w:rsid w:val="003D091C"/>
    <w:rsid w:val="003D0B0F"/>
    <w:rsid w:val="003D0D4D"/>
    <w:rsid w:val="003D1116"/>
    <w:rsid w:val="003D1481"/>
    <w:rsid w:val="003D2288"/>
    <w:rsid w:val="003D25F4"/>
    <w:rsid w:val="003D3189"/>
    <w:rsid w:val="003D3283"/>
    <w:rsid w:val="003D382B"/>
    <w:rsid w:val="003D3890"/>
    <w:rsid w:val="003D3A40"/>
    <w:rsid w:val="003D42FC"/>
    <w:rsid w:val="003D4742"/>
    <w:rsid w:val="003D7224"/>
    <w:rsid w:val="003D7591"/>
    <w:rsid w:val="003E09DF"/>
    <w:rsid w:val="003E0A84"/>
    <w:rsid w:val="003E0ACF"/>
    <w:rsid w:val="003E16C3"/>
    <w:rsid w:val="003E2141"/>
    <w:rsid w:val="003E25B6"/>
    <w:rsid w:val="003E2602"/>
    <w:rsid w:val="003E2732"/>
    <w:rsid w:val="003E2919"/>
    <w:rsid w:val="003E3629"/>
    <w:rsid w:val="003E40DD"/>
    <w:rsid w:val="003E4B67"/>
    <w:rsid w:val="003E4B6F"/>
    <w:rsid w:val="003E4CB9"/>
    <w:rsid w:val="003E58E1"/>
    <w:rsid w:val="003E5A8A"/>
    <w:rsid w:val="003E5C47"/>
    <w:rsid w:val="003E5CBB"/>
    <w:rsid w:val="003E65AF"/>
    <w:rsid w:val="003E6DEC"/>
    <w:rsid w:val="003E7A6A"/>
    <w:rsid w:val="003E7D9D"/>
    <w:rsid w:val="003E7EF9"/>
    <w:rsid w:val="003F02B1"/>
    <w:rsid w:val="003F0530"/>
    <w:rsid w:val="003F0B32"/>
    <w:rsid w:val="003F0B4C"/>
    <w:rsid w:val="003F11B1"/>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A23"/>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1767"/>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09A"/>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87C85"/>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04A6"/>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5CC"/>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89E"/>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1A2"/>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5D14"/>
    <w:rsid w:val="005060C1"/>
    <w:rsid w:val="00506D6B"/>
    <w:rsid w:val="005071AB"/>
    <w:rsid w:val="00507D51"/>
    <w:rsid w:val="00510190"/>
    <w:rsid w:val="0051068A"/>
    <w:rsid w:val="0051121A"/>
    <w:rsid w:val="0051150E"/>
    <w:rsid w:val="0051199D"/>
    <w:rsid w:val="00512323"/>
    <w:rsid w:val="0051238C"/>
    <w:rsid w:val="00512499"/>
    <w:rsid w:val="0051264B"/>
    <w:rsid w:val="00512D11"/>
    <w:rsid w:val="0051395D"/>
    <w:rsid w:val="005156D8"/>
    <w:rsid w:val="005163E8"/>
    <w:rsid w:val="0051645C"/>
    <w:rsid w:val="005164C9"/>
    <w:rsid w:val="005169A6"/>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57A"/>
    <w:rsid w:val="00563621"/>
    <w:rsid w:val="00564556"/>
    <w:rsid w:val="00565131"/>
    <w:rsid w:val="00565274"/>
    <w:rsid w:val="00565305"/>
    <w:rsid w:val="005653D7"/>
    <w:rsid w:val="005655F3"/>
    <w:rsid w:val="005658B1"/>
    <w:rsid w:val="00567A6B"/>
    <w:rsid w:val="00567F35"/>
    <w:rsid w:val="0057060D"/>
    <w:rsid w:val="00570AAF"/>
    <w:rsid w:val="00570C01"/>
    <w:rsid w:val="00570C44"/>
    <w:rsid w:val="005713CA"/>
    <w:rsid w:val="00571FD9"/>
    <w:rsid w:val="0057209B"/>
    <w:rsid w:val="00573669"/>
    <w:rsid w:val="005738E2"/>
    <w:rsid w:val="0057393F"/>
    <w:rsid w:val="00573C00"/>
    <w:rsid w:val="00574955"/>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6F99"/>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1C9"/>
    <w:rsid w:val="005C0506"/>
    <w:rsid w:val="005C193A"/>
    <w:rsid w:val="005C1B99"/>
    <w:rsid w:val="005C2060"/>
    <w:rsid w:val="005C2514"/>
    <w:rsid w:val="005C265E"/>
    <w:rsid w:val="005C2CC5"/>
    <w:rsid w:val="005C2FC7"/>
    <w:rsid w:val="005C3046"/>
    <w:rsid w:val="005C35B5"/>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004"/>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11A"/>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016"/>
    <w:rsid w:val="00606CC5"/>
    <w:rsid w:val="00606D48"/>
    <w:rsid w:val="0061067A"/>
    <w:rsid w:val="00611B3E"/>
    <w:rsid w:val="00611BD5"/>
    <w:rsid w:val="00611CAB"/>
    <w:rsid w:val="00612907"/>
    <w:rsid w:val="006129F9"/>
    <w:rsid w:val="00612D1C"/>
    <w:rsid w:val="006131FF"/>
    <w:rsid w:val="006139D0"/>
    <w:rsid w:val="0061449D"/>
    <w:rsid w:val="006145D0"/>
    <w:rsid w:val="006146DC"/>
    <w:rsid w:val="00615116"/>
    <w:rsid w:val="00615C79"/>
    <w:rsid w:val="006165C6"/>
    <w:rsid w:val="006166AF"/>
    <w:rsid w:val="00616A54"/>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37BD5"/>
    <w:rsid w:val="00640561"/>
    <w:rsid w:val="00640C8A"/>
    <w:rsid w:val="00641010"/>
    <w:rsid w:val="006412CC"/>
    <w:rsid w:val="00641720"/>
    <w:rsid w:val="00641F1C"/>
    <w:rsid w:val="0064214E"/>
    <w:rsid w:val="00642F07"/>
    <w:rsid w:val="0064315D"/>
    <w:rsid w:val="00643E9B"/>
    <w:rsid w:val="00644565"/>
    <w:rsid w:val="00645A7D"/>
    <w:rsid w:val="00646107"/>
    <w:rsid w:val="00646E42"/>
    <w:rsid w:val="006473E3"/>
    <w:rsid w:val="006477DA"/>
    <w:rsid w:val="00650A59"/>
    <w:rsid w:val="00650B71"/>
    <w:rsid w:val="00651229"/>
    <w:rsid w:val="00651D3A"/>
    <w:rsid w:val="00652A4B"/>
    <w:rsid w:val="0065348F"/>
    <w:rsid w:val="0065387F"/>
    <w:rsid w:val="00653F80"/>
    <w:rsid w:val="006542C4"/>
    <w:rsid w:val="006542F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5DA3"/>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2BA"/>
    <w:rsid w:val="00674B3A"/>
    <w:rsid w:val="00676755"/>
    <w:rsid w:val="00676941"/>
    <w:rsid w:val="00676C7A"/>
    <w:rsid w:val="00677616"/>
    <w:rsid w:val="00677F1E"/>
    <w:rsid w:val="006814EB"/>
    <w:rsid w:val="006820B3"/>
    <w:rsid w:val="00682245"/>
    <w:rsid w:val="00683785"/>
    <w:rsid w:val="00683850"/>
    <w:rsid w:val="0068564A"/>
    <w:rsid w:val="0068596E"/>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C86"/>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90C"/>
    <w:rsid w:val="006E7B23"/>
    <w:rsid w:val="006E7D3E"/>
    <w:rsid w:val="006E7DE7"/>
    <w:rsid w:val="006F023D"/>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A2"/>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4AF6"/>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37BFE"/>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22DE"/>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930"/>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1E37"/>
    <w:rsid w:val="00792813"/>
    <w:rsid w:val="00792ED6"/>
    <w:rsid w:val="00792EE4"/>
    <w:rsid w:val="00793232"/>
    <w:rsid w:val="00794657"/>
    <w:rsid w:val="00794A0F"/>
    <w:rsid w:val="00794C16"/>
    <w:rsid w:val="00794EDF"/>
    <w:rsid w:val="00795056"/>
    <w:rsid w:val="007958B1"/>
    <w:rsid w:val="00796139"/>
    <w:rsid w:val="00796482"/>
    <w:rsid w:val="00796F90"/>
    <w:rsid w:val="00797EA7"/>
    <w:rsid w:val="007A0326"/>
    <w:rsid w:val="007A1519"/>
    <w:rsid w:val="007A166E"/>
    <w:rsid w:val="007A176C"/>
    <w:rsid w:val="007A1EA2"/>
    <w:rsid w:val="007A28C9"/>
    <w:rsid w:val="007A2D13"/>
    <w:rsid w:val="007A3178"/>
    <w:rsid w:val="007A3DB8"/>
    <w:rsid w:val="007A43B6"/>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0FAB"/>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2FDF"/>
    <w:rsid w:val="00813479"/>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67CCB"/>
    <w:rsid w:val="00870147"/>
    <w:rsid w:val="00871700"/>
    <w:rsid w:val="00871884"/>
    <w:rsid w:val="0087286A"/>
    <w:rsid w:val="008728EF"/>
    <w:rsid w:val="0087321D"/>
    <w:rsid w:val="00873BF5"/>
    <w:rsid w:val="0087443B"/>
    <w:rsid w:val="008749E3"/>
    <w:rsid w:val="00874B84"/>
    <w:rsid w:val="00875582"/>
    <w:rsid w:val="00875C49"/>
    <w:rsid w:val="008765CE"/>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1B9A"/>
    <w:rsid w:val="008B227C"/>
    <w:rsid w:val="008B2C63"/>
    <w:rsid w:val="008B3066"/>
    <w:rsid w:val="008B36EA"/>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47C"/>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3BED"/>
    <w:rsid w:val="00924454"/>
    <w:rsid w:val="0092460B"/>
    <w:rsid w:val="00925582"/>
    <w:rsid w:val="00927374"/>
    <w:rsid w:val="00927BB3"/>
    <w:rsid w:val="00927CD0"/>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4A8"/>
    <w:rsid w:val="00973627"/>
    <w:rsid w:val="00975471"/>
    <w:rsid w:val="00975978"/>
    <w:rsid w:val="00975B59"/>
    <w:rsid w:val="009765CB"/>
    <w:rsid w:val="00977A8E"/>
    <w:rsid w:val="00977BF0"/>
    <w:rsid w:val="009806C0"/>
    <w:rsid w:val="009806E0"/>
    <w:rsid w:val="009813FC"/>
    <w:rsid w:val="0098273C"/>
    <w:rsid w:val="009835A3"/>
    <w:rsid w:val="009840B0"/>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5F24"/>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118"/>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464E"/>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4FD5"/>
    <w:rsid w:val="009E5C30"/>
    <w:rsid w:val="009E63EE"/>
    <w:rsid w:val="009F0985"/>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517E"/>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36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3AD7"/>
    <w:rsid w:val="00A65140"/>
    <w:rsid w:val="00A651C1"/>
    <w:rsid w:val="00A652BE"/>
    <w:rsid w:val="00A65B62"/>
    <w:rsid w:val="00A667E9"/>
    <w:rsid w:val="00A677AF"/>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40F"/>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6C9"/>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0B8C"/>
    <w:rsid w:val="00AD1236"/>
    <w:rsid w:val="00AD21AC"/>
    <w:rsid w:val="00AD3305"/>
    <w:rsid w:val="00AD3460"/>
    <w:rsid w:val="00AD352B"/>
    <w:rsid w:val="00AD369F"/>
    <w:rsid w:val="00AD43BD"/>
    <w:rsid w:val="00AD482C"/>
    <w:rsid w:val="00AD6074"/>
    <w:rsid w:val="00AD61E8"/>
    <w:rsid w:val="00AD75E8"/>
    <w:rsid w:val="00AD78F7"/>
    <w:rsid w:val="00AD7936"/>
    <w:rsid w:val="00AE1795"/>
    <w:rsid w:val="00AE1E61"/>
    <w:rsid w:val="00AE1FBB"/>
    <w:rsid w:val="00AE2C95"/>
    <w:rsid w:val="00AE3207"/>
    <w:rsid w:val="00AE3ABE"/>
    <w:rsid w:val="00AE4835"/>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277F1"/>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3E7"/>
    <w:rsid w:val="00B47F48"/>
    <w:rsid w:val="00B50313"/>
    <w:rsid w:val="00B5099A"/>
    <w:rsid w:val="00B517F0"/>
    <w:rsid w:val="00B53D1F"/>
    <w:rsid w:val="00B544CD"/>
    <w:rsid w:val="00B553B6"/>
    <w:rsid w:val="00B5595D"/>
    <w:rsid w:val="00B55C5D"/>
    <w:rsid w:val="00B56160"/>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8D9"/>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2B15"/>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7A6"/>
    <w:rsid w:val="00BE7AB7"/>
    <w:rsid w:val="00BE7D0F"/>
    <w:rsid w:val="00BF0981"/>
    <w:rsid w:val="00BF0CD3"/>
    <w:rsid w:val="00BF21C1"/>
    <w:rsid w:val="00BF2255"/>
    <w:rsid w:val="00BF4B8E"/>
    <w:rsid w:val="00BF62DA"/>
    <w:rsid w:val="00BF6807"/>
    <w:rsid w:val="00BF76B1"/>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B14"/>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0E3"/>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2261"/>
    <w:rsid w:val="00C53011"/>
    <w:rsid w:val="00C53088"/>
    <w:rsid w:val="00C56319"/>
    <w:rsid w:val="00C56AC2"/>
    <w:rsid w:val="00C56E20"/>
    <w:rsid w:val="00C57084"/>
    <w:rsid w:val="00C5749B"/>
    <w:rsid w:val="00C57791"/>
    <w:rsid w:val="00C57B04"/>
    <w:rsid w:val="00C609BD"/>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1A5"/>
    <w:rsid w:val="00C77597"/>
    <w:rsid w:val="00C77708"/>
    <w:rsid w:val="00C80AD7"/>
    <w:rsid w:val="00C817BE"/>
    <w:rsid w:val="00C82550"/>
    <w:rsid w:val="00C82DAA"/>
    <w:rsid w:val="00C83C53"/>
    <w:rsid w:val="00C846A3"/>
    <w:rsid w:val="00C846FD"/>
    <w:rsid w:val="00C84B12"/>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5F6F"/>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D67A5"/>
    <w:rsid w:val="00CD71B3"/>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6F8B"/>
    <w:rsid w:val="00D16FBE"/>
    <w:rsid w:val="00D175F4"/>
    <w:rsid w:val="00D17623"/>
    <w:rsid w:val="00D207EE"/>
    <w:rsid w:val="00D20AE5"/>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324"/>
    <w:rsid w:val="00D539DB"/>
    <w:rsid w:val="00D54C4F"/>
    <w:rsid w:val="00D553FD"/>
    <w:rsid w:val="00D55C06"/>
    <w:rsid w:val="00D55DD9"/>
    <w:rsid w:val="00D5650B"/>
    <w:rsid w:val="00D56B6A"/>
    <w:rsid w:val="00D576B5"/>
    <w:rsid w:val="00D577A2"/>
    <w:rsid w:val="00D6131E"/>
    <w:rsid w:val="00D635A9"/>
    <w:rsid w:val="00D644E5"/>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4DF"/>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439F"/>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3E38"/>
    <w:rsid w:val="00E64688"/>
    <w:rsid w:val="00E65B3E"/>
    <w:rsid w:val="00E66369"/>
    <w:rsid w:val="00E66467"/>
    <w:rsid w:val="00E66BFD"/>
    <w:rsid w:val="00E67C19"/>
    <w:rsid w:val="00E700EA"/>
    <w:rsid w:val="00E705F9"/>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0DCC"/>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2EC"/>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8A3"/>
    <w:rsid w:val="00F31D80"/>
    <w:rsid w:val="00F31F9A"/>
    <w:rsid w:val="00F32AC8"/>
    <w:rsid w:val="00F32D15"/>
    <w:rsid w:val="00F32D90"/>
    <w:rsid w:val="00F331D9"/>
    <w:rsid w:val="00F334C8"/>
    <w:rsid w:val="00F34397"/>
    <w:rsid w:val="00F34ACC"/>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5B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777E9"/>
    <w:rsid w:val="00F8025F"/>
    <w:rsid w:val="00F80263"/>
    <w:rsid w:val="00F80331"/>
    <w:rsid w:val="00F803B1"/>
    <w:rsid w:val="00F8076E"/>
    <w:rsid w:val="00F816BD"/>
    <w:rsid w:val="00F81878"/>
    <w:rsid w:val="00F823B2"/>
    <w:rsid w:val="00F82C3E"/>
    <w:rsid w:val="00F83AA6"/>
    <w:rsid w:val="00F8441C"/>
    <w:rsid w:val="00F85016"/>
    <w:rsid w:val="00F85137"/>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2649"/>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241"/>
    <w:rsid w:val="00FB3EA7"/>
    <w:rsid w:val="00FB43BF"/>
    <w:rsid w:val="00FB4B37"/>
    <w:rsid w:val="00FB5686"/>
    <w:rsid w:val="00FB56DD"/>
    <w:rsid w:val="00FB59AC"/>
    <w:rsid w:val="00FB6422"/>
    <w:rsid w:val="00FB6AF6"/>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868"/>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D0"/>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3065210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edscientific.com/how-much-data-is-created-every-day/" TargetMode="External"/><Relationship Id="rId21" Type="http://schemas.openxmlformats.org/officeDocument/2006/relationships/image" Target="media/image8.png"/><Relationship Id="rId42" Type="http://schemas.openxmlformats.org/officeDocument/2006/relationships/oleObject" Target="embeddings/oleObject3.bin"/><Relationship Id="rId63" Type="http://schemas.openxmlformats.org/officeDocument/2006/relationships/image" Target="media/image34.png"/><Relationship Id="rId84" Type="http://schemas.openxmlformats.org/officeDocument/2006/relationships/hyperlink" Target="https://www.cognifit.com/el/brain" TargetMode="External"/><Relationship Id="rId138" Type="http://schemas.openxmlformats.org/officeDocument/2006/relationships/theme" Target="theme/theme1.xml"/><Relationship Id="rId16" Type="http://schemas.microsoft.com/office/2007/relationships/hdphoto" Target="media/hdphoto2.wdp"/><Relationship Id="rId107" Type="http://schemas.openxmlformats.org/officeDocument/2006/relationships/hyperlink" Target="https://www.toolbox.com/tech/artificial-intelligence/articles/cognitive-computing-vs-ai/" TargetMode="External"/><Relationship Id="rId11"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32" Type="http://schemas.openxmlformats.org/officeDocument/2006/relationships/image" Target="media/image12.png"/><Relationship Id="rId37" Type="http://schemas.openxmlformats.org/officeDocument/2006/relationships/image" Target="media/image17.emf"/><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hyperlink" Target="https://www.youtube.com/watch?v=2ePf9rue1Ao&amp;t=2s&amp;ab_channel=RajRamesh" TargetMode="External"/><Relationship Id="rId79" Type="http://schemas.openxmlformats.org/officeDocument/2006/relationships/hyperlink" Target="https://natureofcode.com/book/chapter-10-neural-networks/" TargetMode="External"/><Relationship Id="rId102" Type="http://schemas.openxmlformats.org/officeDocument/2006/relationships/hyperlink" Target="https://developer.ibm.com/articles/cc-machine-learning-deep-learning-architectures/" TargetMode="External"/><Relationship Id="rId123" Type="http://schemas.openxmlformats.org/officeDocument/2006/relationships/hyperlink" Target="https://google.github.io/mediapipe/" TargetMode="External"/><Relationship Id="rId128" Type="http://schemas.openxmlformats.org/officeDocument/2006/relationships/hyperlink" Target="https://pypi.org/project/xlwt/" TargetMode="External"/><Relationship Id="rId5" Type="http://schemas.openxmlformats.org/officeDocument/2006/relationships/webSettings" Target="webSettings.xml"/><Relationship Id="rId90" Type="http://schemas.openxmlformats.org/officeDocument/2006/relationships/hyperlink" Target="https://analyticsindiamag.com/6-types-of-artificial-neural-networks-currently-being-used-in-todays-technology/" TargetMode="External"/><Relationship Id="rId95" Type="http://schemas.openxmlformats.org/officeDocument/2006/relationships/hyperlink" Target="https://www.analyticsvidhya.com/blog/2020/02/cnn-vs-rnn-vs-mlp-analyzing-3-types-of-neural-networks-in-deep-learning/" TargetMode="External"/><Relationship Id="rId22" Type="http://schemas.microsoft.com/office/2007/relationships/hdphoto" Target="media/hdphoto4.wdp"/><Relationship Id="rId43" Type="http://schemas.openxmlformats.org/officeDocument/2006/relationships/image" Target="media/image20.emf"/><Relationship Id="rId48" Type="http://schemas.openxmlformats.org/officeDocument/2006/relationships/oleObject" Target="embeddings/oleObject6.bin"/><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dataversity.net/a-brief-history-of-machine-learning/" TargetMode="External"/><Relationship Id="rId118" Type="http://schemas.openxmlformats.org/officeDocument/2006/relationships/hyperlink" Target="https://wdr2021.worldbank.org/stories/crossing-borders/" TargetMode="External"/><Relationship Id="rId134" Type="http://schemas.openxmlformats.org/officeDocument/2006/relationships/header" Target="header1.xml"/><Relationship Id="rId80" Type="http://schemas.openxmlformats.org/officeDocument/2006/relationships/hyperlink" Target="https://en.wikipedia.org/wiki/Neural_network" TargetMode="External"/><Relationship Id="rId85" Type="http://schemas.openxmlformats.org/officeDocument/2006/relationships/hyperlink" Target="https://towardsdatascience.com/what-the-hell-is-perceptron-626217814f53" TargetMode="External"/><Relationship Id="rId12"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bin"/><Relationship Id="rId59" Type="http://schemas.openxmlformats.org/officeDocument/2006/relationships/image" Target="media/image30.png"/><Relationship Id="rId103" Type="http://schemas.openxmlformats.org/officeDocument/2006/relationships/hyperlink" Target="https://www.ibm.com/cloud/learn/recurrent-neural-networks" TargetMode="External"/><Relationship Id="rId108" Type="http://schemas.openxmlformats.org/officeDocument/2006/relationships/hyperlink" Target="https://towardsdatascience.com/what-is-cognitive-computing-how-are-enterprises-benefitting-from-cognitive-technology-6441d0c9067b" TargetMode="External"/><Relationship Id="rId124" Type="http://schemas.openxmlformats.org/officeDocument/2006/relationships/hyperlink" Target="https://wiki.seeedstudio.com/reTerminal_ML_MediaPipe/" TargetMode="External"/><Relationship Id="rId129" Type="http://schemas.openxmlformats.org/officeDocument/2006/relationships/hyperlink" Target="https://docs.python.org/3/library/os.html" TargetMode="External"/><Relationship Id="rId54" Type="http://schemas.openxmlformats.org/officeDocument/2006/relationships/image" Target="media/image26.emf"/><Relationship Id="rId70" Type="http://schemas.openxmlformats.org/officeDocument/2006/relationships/image" Target="media/image41.png"/><Relationship Id="rId75" Type="http://schemas.openxmlformats.org/officeDocument/2006/relationships/hyperlink" Target="https://wsimag.com/science-and-technology/64215-artificial-intelligence-has-changed-our-world" TargetMode="External"/><Relationship Id="rId91" Type="http://schemas.openxmlformats.org/officeDocument/2006/relationships/hyperlink" Target="https://towardsdatascience.com/how-does-back-propagation-in-artificial-neural-networks-work-c7cad873ea7" TargetMode="External"/><Relationship Id="rId96" Type="http://schemas.openxmlformats.org/officeDocument/2006/relationships/hyperlink" Target="https://medium.com/swlh/what-is-deep-learning-b2cd80911cb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image" Target="media/image23.emf"/><Relationship Id="rId114" Type="http://schemas.openxmlformats.org/officeDocument/2006/relationships/hyperlink" Target="https://www.forbes.com/sites/forbestechcouncil/2021/08/02/understanding-generation-data/?sh=295ddb3136b7" TargetMode="External"/><Relationship Id="rId119" Type="http://schemas.openxmlformats.org/officeDocument/2006/relationships/hyperlink" Target="https://www.youtube.com/watch?v=yLrOy2Xedgk&amp;ab_channel=GoogleCloudTech" TargetMode="External"/><Relationship Id="rId44" Type="http://schemas.openxmlformats.org/officeDocument/2006/relationships/oleObject" Target="embeddings/oleObject4.bin"/><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hyperlink" Target="https://en.wikipedia.org/wiki/Neuroscience" TargetMode="External"/><Relationship Id="rId86" Type="http://schemas.openxmlformats.org/officeDocument/2006/relationships/hyperlink" Target="https://bernardmarr.com/deep-learning-vs-neural-networks-whats-the-difference/" TargetMode="External"/><Relationship Id="rId130" Type="http://schemas.openxmlformats.org/officeDocument/2006/relationships/hyperlink" Target="https://www.unite.ai/ai-pose-estimation-in-fitness-application/" TargetMode="External"/><Relationship Id="rId135" Type="http://schemas.openxmlformats.org/officeDocument/2006/relationships/footer" Target="footer1.xml"/><Relationship Id="rId13"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hyperlink" Target="https://www.ibm.com/topics/computer-vision" TargetMode="External"/><Relationship Id="rId34" Type="http://schemas.openxmlformats.org/officeDocument/2006/relationships/image" Target="media/image14.jpeg"/><Relationship Id="rId50" Type="http://schemas.openxmlformats.org/officeDocument/2006/relationships/oleObject" Target="embeddings/oleObject7.bin"/><Relationship Id="rId55" Type="http://schemas.openxmlformats.org/officeDocument/2006/relationships/oleObject" Target="embeddings/oleObject9.bin"/><Relationship Id="rId76" Type="http://schemas.openxmlformats.org/officeDocument/2006/relationships/hyperlink" Target="https://www.youtube.com/watch?v=JEX2BoScTFY&amp;ab_channel=PwCUS" TargetMode="External"/><Relationship Id="rId97" Type="http://schemas.openxmlformats.org/officeDocument/2006/relationships/hyperlink" Target="https://www.upgrad.com/blog/deep-learning-vs-neural-networks-difference-between-deep-learning-and-neural-networks/" TargetMode="External"/><Relationship Id="rId104" Type="http://schemas.openxmlformats.org/officeDocument/2006/relationships/hyperlink" Target="https://www.datascienceprophet.com/different-levels-of-nlp/" TargetMode="External"/><Relationship Id="rId120" Type="http://schemas.openxmlformats.org/officeDocument/2006/relationships/hyperlink" Target="https://www.youtube.com/watch?v=GyrhVZnKM00&amp;ab_channel=DataMagic" TargetMode="External"/><Relationship Id="rId125" Type="http://schemas.openxmlformats.org/officeDocument/2006/relationships/hyperlink" Target="https://google.github.io/mediapipe/solutions/solutions.html" TargetMode="External"/><Relationship Id="rId7" Type="http://schemas.openxmlformats.org/officeDocument/2006/relationships/endnotes" Target="endnotes.xml"/><Relationship Id="rId71" Type="http://schemas.openxmlformats.org/officeDocument/2006/relationships/hyperlink" Target="https://en.wikipedia.org/w/index.php?title=History_of_artificial_intelligence&amp;dir=prev&amp;action=history" TargetMode="External"/><Relationship Id="rId92" Type="http://schemas.openxmlformats.org/officeDocument/2006/relationships/hyperlink" Target="https://www.ibm.com/cloud/blog/ai-vs-machine-learning-vs-deep-learning-vs-neural-networks"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oleObject" Target="embeddings/oleObject2.bin"/><Relationship Id="rId45" Type="http://schemas.openxmlformats.org/officeDocument/2006/relationships/image" Target="media/image21.emf"/><Relationship Id="rId66" Type="http://schemas.openxmlformats.org/officeDocument/2006/relationships/image" Target="media/image37.png"/><Relationship Id="rId87" Type="http://schemas.openxmlformats.org/officeDocument/2006/relationships/hyperlink" Target="https://deepai.org/machine-learning-glossary-and-terms/perceptron" TargetMode="External"/><Relationship Id="rId110" Type="http://schemas.openxmlformats.org/officeDocument/2006/relationships/hyperlink" Target="https://www.tutorialspoint.com/machine_learning_with_python/machine_learning_with_python_basics.htm" TargetMode="External"/><Relationship Id="rId115" Type="http://schemas.openxmlformats.org/officeDocument/2006/relationships/hyperlink" Target="https://techjury.net/blog/how-much-data-is-created-every-day/" TargetMode="External"/><Relationship Id="rId131" Type="http://schemas.openxmlformats.org/officeDocument/2006/relationships/hyperlink" Target="https://towardsdatascience.com/silhouette-coefficient-validating-clustering-techniques-e976bb81d10c" TargetMode="External"/><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www.analyticssteps.com/blogs/6-major-branches-artificial-intelligence-ai"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image" Target="media/image15.jpeg"/><Relationship Id="rId56" Type="http://schemas.openxmlformats.org/officeDocument/2006/relationships/image" Target="media/image27.png"/><Relationship Id="rId77" Type="http://schemas.openxmlformats.org/officeDocument/2006/relationships/hyperlink" Target="https://www.tutorialspoint.com/artificial_intelligence/artificial_intelligent_systems.htm" TargetMode="External"/><Relationship Id="rId100" Type="http://schemas.openxmlformats.org/officeDocument/2006/relationships/hyperlink" Target="https://www.healthyliving.gr/2013/01/08/%CF%84%CE%BF-%CF%86%CF%89%CF%82-%CE%B7-%CF%8C%CF%81%CE%B1%CF%83%CE%B7-%CE%BA%CE%B1%CE%B9-%CF%84%CE%BF-%CE%BC%CE%AC%CF%84%CE%B9/" TargetMode="External"/><Relationship Id="rId105" Type="http://schemas.openxmlformats.org/officeDocument/2006/relationships/hyperlink" Target="https://www.techtarget.com/searchenterpriseai/definition/cognitive-computing" TargetMode="External"/><Relationship Id="rId126" Type="http://schemas.openxmlformats.org/officeDocument/2006/relationships/hyperlink" Target="https://google.github.io/mediapipe/solutions/pose" TargetMode="Externa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hyperlink" Target="https://www.tutorialspoint.com/artificial_intelligence/artificial_intelligence_overview.htm" TargetMode="External"/><Relationship Id="rId93" Type="http://schemas.openxmlformats.org/officeDocument/2006/relationships/hyperlink" Target="https://rancholabs.medium.com/6-major-sub-fields-of-artificial-intelligence-77f6a5b28109" TargetMode="External"/><Relationship Id="rId98" Type="http://schemas.openxmlformats.org/officeDocument/2006/relationships/hyperlink" Target="https://intellipaat.com/blog/what-is-artificial-intelligence/" TargetMode="External"/><Relationship Id="rId121" Type="http://schemas.openxmlformats.org/officeDocument/2006/relationships/hyperlink" Target="https://en.wikipedia.org/wiki/Hyperparameter_(machine_learning)" TargetMode="External"/><Relationship Id="rId3" Type="http://schemas.openxmlformats.org/officeDocument/2006/relationships/styles" Target="styles.xml"/><Relationship Id="rId46" Type="http://schemas.openxmlformats.org/officeDocument/2006/relationships/oleObject" Target="embeddings/oleObject5.bin"/><Relationship Id="rId67" Type="http://schemas.openxmlformats.org/officeDocument/2006/relationships/image" Target="media/image38.png"/><Relationship Id="rId116" Type="http://schemas.openxmlformats.org/officeDocument/2006/relationships/hyperlink" Target="https://the-tech-trend.com/reviews/how-much-data-is-produced-every-day/" TargetMode="External"/><Relationship Id="rId13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19.emf"/><Relationship Id="rId62" Type="http://schemas.openxmlformats.org/officeDocument/2006/relationships/image" Target="media/image33.png"/><Relationship Id="rId83" Type="http://schemas.openxmlformats.org/officeDocument/2006/relationships/hyperlink" Target="https://www.youtube.com/watch?v=bfmFfD2RIcg&amp;ab_channel=Simplilearn" TargetMode="External"/><Relationship Id="rId88" Type="http://schemas.openxmlformats.org/officeDocument/2006/relationships/hyperlink" Target="https://www.mygreatlearning.com/blog/types-of-neural-networks/" TargetMode="External"/><Relationship Id="rId111" Type="http://schemas.openxmlformats.org/officeDocument/2006/relationships/hyperlink" Target="https://www.tutorialspoint.com/machine_learning_with_python/index.htm" TargetMode="External"/><Relationship Id="rId132" Type="http://schemas.openxmlformats.org/officeDocument/2006/relationships/hyperlink" Target="https://www.analyticsvidhya.com/blog/2021/01/in-depth-intuition-of-k-means-clustering-algorithm-in-machine-learning/" TargetMode="External"/><Relationship Id="rId15" Type="http://schemas.openxmlformats.org/officeDocument/2006/relationships/image" Target="media/image4.png"/><Relationship Id="rId36" Type="http://schemas.openxmlformats.org/officeDocument/2006/relationships/image" Target="media/image16.jpeg"/><Relationship Id="rId57" Type="http://schemas.openxmlformats.org/officeDocument/2006/relationships/image" Target="media/image28.png"/><Relationship Id="rId106" Type="http://schemas.openxmlformats.org/officeDocument/2006/relationships/hyperlink" Target="https://digileaders.com/ai-and-cognitive-computing/" TargetMode="External"/><Relationship Id="rId127" Type="http://schemas.openxmlformats.org/officeDocument/2006/relationships/hyperlink" Target="https://opencv.org/about/" TargetMode="External"/><Relationship Id="rId10" Type="http://schemas.microsoft.com/office/2007/relationships/hdphoto" Target="media/hdphoto1.wdp"/><Relationship Id="rId31" Type="http://schemas.openxmlformats.org/officeDocument/2006/relationships/image" Target="media/image11.jpeg"/><Relationship Id="rId52" Type="http://schemas.openxmlformats.org/officeDocument/2006/relationships/oleObject" Target="embeddings/oleObject8.bin"/><Relationship Id="rId73" Type="http://schemas.openxmlformats.org/officeDocument/2006/relationships/hyperlink" Target="https://www.itu.int/en/mediacentre/backgrounders/Pages/artificial-intelligence-for-good.aspx" TargetMode="External"/><Relationship Id="rId78" Type="http://schemas.openxmlformats.org/officeDocument/2006/relationships/hyperlink" Target="https://www.softwaretestinghelp.com/what-is-artificial-intelligence/" TargetMode="External"/><Relationship Id="rId94" Type="http://schemas.openxmlformats.org/officeDocument/2006/relationships/hyperlink" Target="https://www.javatpoint.com/subsets-of-ai" TargetMode="External"/><Relationship Id="rId99" Type="http://schemas.openxmlformats.org/officeDocument/2006/relationships/hyperlink" Target="https://www.kdnuggets.com/2020/02/deep-neural-networks.html" TargetMode="External"/><Relationship Id="rId101" Type="http://schemas.openxmlformats.org/officeDocument/2006/relationships/hyperlink" Target="https://ai.plainenglish.io/introduction-to-deep-learning-2e7f21cadc4e" TargetMode="External"/><Relationship Id="rId122" Type="http://schemas.openxmlformats.org/officeDocument/2006/relationships/hyperlink" Target="https://riskspan.com/tuning-machine-learning-models/" TargetMode="External"/><Relationship Id="rId4" Type="http://schemas.openxmlformats.org/officeDocument/2006/relationships/settings" Target="settings.xml"/><Relationship Id="rId9" Type="http://schemas.openxmlformats.org/officeDocument/2006/relationships/image" Target="media/image2.png"/><Relationship Id="rId47" Type="http://schemas.openxmlformats.org/officeDocument/2006/relationships/image" Target="media/image22.emf"/><Relationship Id="rId68" Type="http://schemas.openxmlformats.org/officeDocument/2006/relationships/image" Target="media/image39.png"/><Relationship Id="rId89" Type="http://schemas.openxmlformats.org/officeDocument/2006/relationships/hyperlink" Target="https://towardsdatascience.com/6-types-of-neural-networks-every-data-scientist-must-know-9c0d920e7fce" TargetMode="External"/><Relationship Id="rId112" Type="http://schemas.openxmlformats.org/officeDocument/2006/relationships/hyperlink" Target="https://www.netapp.com/artificial-intelligence/what-is-machine-learning/" TargetMode="External"/><Relationship Id="rId133" Type="http://schemas.openxmlformats.org/officeDocument/2006/relationships/hyperlink" Target="https://github.com/johny-kampe/Athletic-Performance-Optimization-Diploma-Thesi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20400</TotalTime>
  <Pages>80</Pages>
  <Words>19093</Words>
  <Characters>108831</Characters>
  <Application>Microsoft Office Word</Application>
  <DocSecurity>0</DocSecurity>
  <Lines>906</Lines>
  <Paragraphs>255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3384</cp:revision>
  <dcterms:created xsi:type="dcterms:W3CDTF">2021-02-19T09:57:00Z</dcterms:created>
  <dcterms:modified xsi:type="dcterms:W3CDTF">2022-03-10T18:09:00Z</dcterms:modified>
</cp:coreProperties>
</file>